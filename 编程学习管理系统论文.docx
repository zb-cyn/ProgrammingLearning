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ascii="楷体" w:hAnsi="楷体" w:eastAsia="楷体"/>
          <w:color w:val="000000"/>
          <w:sz w:val="30"/>
          <w:szCs w:val="30"/>
        </w:rPr>
      </w:pPr>
      <w:r>
        <w:rPr>
          <w:rFonts w:hint="eastAsia" w:eastAsia="黑体"/>
          <w:b/>
          <w:sz w:val="32"/>
        </w:rPr>
        <w:t xml:space="preserve"> </w:t>
      </w:r>
    </w:p>
    <w:p/>
    <w:p/>
    <w:p/>
    <w:p/>
    <w:p/>
    <w:p/>
    <w:p/>
    <w:p>
      <w:pPr>
        <w:jc w:val="center"/>
        <w:rPr>
          <w:rFonts w:ascii="方正魏碑简体" w:eastAsia="方正魏碑简体"/>
          <w:b/>
          <w:sz w:val="72"/>
        </w:rPr>
      </w:pPr>
      <w:r>
        <w:rPr>
          <w:rFonts w:hint="eastAsia" w:ascii="方正魏碑简体" w:eastAsia="方正魏碑简体"/>
          <w:b/>
          <w:sz w:val="72"/>
        </w:rPr>
        <w:t>本科毕业设计</w:t>
      </w:r>
    </w:p>
    <w:p>
      <w:pPr>
        <w:rPr>
          <w:rFonts w:ascii="方正魏碑简体" w:eastAsia="方正魏碑简体"/>
          <w:b/>
          <w:sz w:val="72"/>
        </w:rPr>
      </w:pPr>
    </w:p>
    <w:p>
      <w:pPr>
        <w:rPr>
          <w:rFonts w:ascii="方正魏碑简体" w:eastAsia="方正魏碑简体"/>
          <w:b/>
          <w:sz w:val="72"/>
        </w:rPr>
      </w:pPr>
      <w:r>
        <w:rPr>
          <w:rFonts w:ascii="方正魏碑简体" w:eastAsia="方正魏碑简体"/>
          <w:b/>
          <w:sz w:val="72"/>
        </w:rPr>
        <mc:AlternateContent>
          <mc:Choice Requires="wps">
            <w:drawing>
              <wp:anchor distT="0" distB="0" distL="114300" distR="114300" simplePos="0" relativeHeight="251661312" behindDoc="0" locked="0" layoutInCell="1" allowOverlap="1">
                <wp:simplePos x="0" y="0"/>
                <wp:positionH relativeFrom="column">
                  <wp:posOffset>1661160</wp:posOffset>
                </wp:positionH>
                <wp:positionV relativeFrom="paragraph">
                  <wp:posOffset>495935</wp:posOffset>
                </wp:positionV>
                <wp:extent cx="3101340" cy="371475"/>
                <wp:effectExtent l="0" t="0" r="0" b="0"/>
                <wp:wrapNone/>
                <wp:docPr id="35" name="文本框 35"/>
                <wp:cNvGraphicFramePr/>
                <a:graphic xmlns:a="http://schemas.openxmlformats.org/drawingml/2006/main">
                  <a:graphicData uri="http://schemas.microsoft.com/office/word/2010/wordprocessingShape">
                    <wps:wsp>
                      <wps:cNvSpPr txBox="1">
                        <a:spLocks noChangeArrowheads="1"/>
                      </wps:cNvSpPr>
                      <wps:spPr bwMode="auto">
                        <a:xfrm>
                          <a:off x="0" y="0"/>
                          <a:ext cx="3101340" cy="371475"/>
                        </a:xfrm>
                        <a:prstGeom prst="rect">
                          <a:avLst/>
                        </a:prstGeom>
                        <a:noFill/>
                        <a:ln>
                          <a:noFill/>
                        </a:ln>
                        <a:effectLst/>
                      </wps:spPr>
                      <wps:txbx>
                        <w:txbxContent>
                          <w:p>
                            <w:pPr>
                              <w:jc w:val="center"/>
                              <w:rPr>
                                <w:rStyle w:val="34"/>
                                <w:rFonts w:hint="eastAsia" w:ascii="宋体" w:hAnsi="宋体" w:eastAsia="宋体"/>
                                <w:szCs w:val="30"/>
                                <w:lang w:val="en-US" w:eastAsia="zh-CN"/>
                              </w:rPr>
                            </w:pPr>
                            <w:r>
                              <w:rPr>
                                <w:rStyle w:val="34"/>
                                <w:rFonts w:hint="eastAsia" w:ascii="宋体" w:hAnsi="宋体" w:eastAsia="宋体"/>
                                <w:szCs w:val="30"/>
                                <w:lang w:val="en-US" w:eastAsia="zh-CN"/>
                              </w:rPr>
                              <w:t>基于Springboot+vue编程学</w:t>
                            </w:r>
                          </w:p>
                          <w:p>
                            <w:pPr>
                              <w:jc w:val="center"/>
                              <w:rPr>
                                <w:rStyle w:val="34"/>
                                <w:rFonts w:hint="eastAsia" w:ascii="宋体" w:hAnsi="宋体"/>
                                <w:szCs w:val="30"/>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30.8pt;margin-top:39.05pt;height:29.25pt;width:244.2pt;z-index:251661312;mso-width-relative:page;mso-height-relative:page;" filled="f" stroked="f" coordsize="21600,21600" o:gfxdata="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sq4BNcAAAAK&#10;AQAADwAAAAAAAAABACAAAAAiAAAAZHJzL2Rvd25yZXYueG1sUEsBAhQAFAAAAAgAh07iQMUPD60d&#10;AgAAJQQAAA4AAAAAAAAAAQAgAAAAJgEAAGRycy9lMm9Eb2MueG1sUEsFBgAAAAAGAAYAWQEAALUF&#10;AAAAAA==&#10;">
                <v:fill on="f" focussize="0,0"/>
                <v:stroke on="f"/>
                <v:imagedata o:title=""/>
                <o:lock v:ext="edit" aspectratio="f"/>
                <v:textbox>
                  <w:txbxContent>
                    <w:p>
                      <w:pPr>
                        <w:jc w:val="center"/>
                        <w:rPr>
                          <w:rStyle w:val="34"/>
                          <w:rFonts w:hint="eastAsia" w:ascii="宋体" w:hAnsi="宋体" w:eastAsia="宋体"/>
                          <w:szCs w:val="30"/>
                          <w:lang w:val="en-US" w:eastAsia="zh-CN"/>
                        </w:rPr>
                      </w:pPr>
                      <w:r>
                        <w:rPr>
                          <w:rStyle w:val="34"/>
                          <w:rFonts w:hint="eastAsia" w:ascii="宋体" w:hAnsi="宋体" w:eastAsia="宋体"/>
                          <w:szCs w:val="30"/>
                          <w:lang w:val="en-US" w:eastAsia="zh-CN"/>
                        </w:rPr>
                        <w:t>基于Springboot+vue编程学</w:t>
                      </w:r>
                    </w:p>
                    <w:p>
                      <w:pPr>
                        <w:jc w:val="center"/>
                        <w:rPr>
                          <w:rStyle w:val="34"/>
                          <w:rFonts w:hint="eastAsia" w:ascii="宋体" w:hAnsi="宋体"/>
                          <w:szCs w:val="30"/>
                        </w:rPr>
                      </w:pPr>
                    </w:p>
                  </w:txbxContent>
                </v:textbox>
              </v:shape>
            </w:pict>
          </mc:Fallback>
        </mc:AlternateContent>
      </w:r>
    </w:p>
    <w:p>
      <w:pPr>
        <w:tabs>
          <w:tab w:val="left" w:pos="3100"/>
        </w:tabs>
        <w:ind w:left="1500" w:leftChars="750"/>
        <w:rPr>
          <w:rFonts w:hint="eastAsia" w:ascii="黑体" w:hAnsi="黑体" w:eastAsia="黑体"/>
          <w:sz w:val="30"/>
          <w:u w:val="single"/>
        </w:rPr>
      </w:pPr>
      <w:r>
        <w:rPr>
          <w:rFonts w:hint="eastAsia" w:ascii="黑体" w:hAnsi="黑体" w:eastAsia="黑体"/>
          <w:b/>
          <w:sz w:val="30"/>
        </w:rPr>
        <w:t>题</w:t>
      </w:r>
      <w:r>
        <w:rPr>
          <w:rFonts w:ascii="黑体" w:hAnsi="黑体" w:eastAsia="黑体"/>
          <w:b/>
          <w:sz w:val="30"/>
        </w:rPr>
        <w:t xml:space="preserve">  </w:t>
      </w:r>
      <w:r>
        <w:rPr>
          <w:rFonts w:hint="eastAsia" w:ascii="黑体" w:hAnsi="黑体" w:eastAsia="黑体"/>
          <w:b/>
          <w:sz w:val="30"/>
        </w:rPr>
        <w:t xml:space="preserve"> </w:t>
      </w:r>
      <w:r>
        <w:rPr>
          <w:rFonts w:ascii="黑体" w:hAnsi="黑体" w:eastAsia="黑体"/>
          <w:b/>
          <w:sz w:val="30"/>
        </w:rPr>
        <w:t xml:space="preserve"> </w:t>
      </w:r>
      <w:r>
        <w:rPr>
          <w:rFonts w:hint="eastAsia" w:ascii="黑体" w:hAnsi="黑体" w:eastAsia="黑体"/>
          <w:b/>
          <w:sz w:val="30"/>
        </w:rPr>
        <w:t>目</w:t>
      </w:r>
      <w:r>
        <w:rPr>
          <w:rFonts w:ascii="黑体" w:hAnsi="黑体" w:eastAsia="黑体"/>
          <w:b/>
          <w:sz w:val="30"/>
        </w:rPr>
        <w:t>:</w:t>
      </w:r>
      <w:r>
        <w:rPr>
          <w:rFonts w:hint="eastAsia" w:ascii="黑体" w:hAnsi="黑体" w:eastAsia="黑体"/>
          <w:b/>
          <w:sz w:val="30"/>
        </w:rPr>
        <w:tab/>
      </w:r>
      <w:r>
        <w:rPr>
          <w:rFonts w:hint="eastAsia" w:ascii="黑体" w:hAnsi="黑体" w:eastAsia="黑体"/>
          <w:sz w:val="30"/>
          <w:u w:val="single"/>
        </w:rPr>
        <w:t xml:space="preserve">                           </w:t>
      </w:r>
    </w:p>
    <w:p>
      <w:pPr>
        <w:tabs>
          <w:tab w:val="left" w:pos="2900"/>
        </w:tabs>
        <w:ind w:left="1500" w:leftChars="750"/>
        <w:rPr>
          <w:rFonts w:ascii="幼圆" w:eastAsia="幼圆"/>
          <w:sz w:val="30"/>
          <w:u w:val="single"/>
        </w:rPr>
      </w:pPr>
      <w:r>
        <w:rPr>
          <w:rFonts w:ascii="方正魏碑简体" w:eastAsia="方正魏碑简体"/>
          <w:b/>
          <w:sz w:val="72"/>
        </w:rPr>
        <mc:AlternateContent>
          <mc:Choice Requires="wps">
            <w:drawing>
              <wp:anchor distT="0" distB="0" distL="114300" distR="114300" simplePos="0" relativeHeight="251663360" behindDoc="0" locked="0" layoutInCell="1" allowOverlap="1">
                <wp:simplePos x="0" y="0"/>
                <wp:positionH relativeFrom="column">
                  <wp:posOffset>1677670</wp:posOffset>
                </wp:positionH>
                <wp:positionV relativeFrom="paragraph">
                  <wp:posOffset>149860</wp:posOffset>
                </wp:positionV>
                <wp:extent cx="3101340" cy="421005"/>
                <wp:effectExtent l="0" t="0" r="0" b="0"/>
                <wp:wrapNone/>
                <wp:docPr id="34" name="文本框 34"/>
                <wp:cNvGraphicFramePr/>
                <a:graphic xmlns:a="http://schemas.openxmlformats.org/drawingml/2006/main">
                  <a:graphicData uri="http://schemas.microsoft.com/office/word/2010/wordprocessingShape">
                    <wps:wsp>
                      <wps:cNvSpPr txBox="1">
                        <a:spLocks noChangeArrowheads="1"/>
                      </wps:cNvSpPr>
                      <wps:spPr bwMode="auto">
                        <a:xfrm>
                          <a:off x="0" y="0"/>
                          <a:ext cx="3101340" cy="421005"/>
                        </a:xfrm>
                        <a:prstGeom prst="rect">
                          <a:avLst/>
                        </a:prstGeom>
                        <a:noFill/>
                        <a:ln>
                          <a:noFill/>
                        </a:ln>
                        <a:effectLst/>
                      </wps:spPr>
                      <wps:txbx>
                        <w:txbxContent>
                          <w:p>
                            <w:pPr>
                              <w:pStyle w:val="9"/>
                              <w:ind w:firstLine="0"/>
                              <w:rPr>
                                <w:rStyle w:val="34"/>
                              </w:rPr>
                            </w:pPr>
                            <w:r>
                              <w:rPr>
                                <w:rStyle w:val="34"/>
                                <w:rFonts w:hint="eastAsia"/>
                              </w:rPr>
                              <w:t>习管理系统的设计与实现</w:t>
                            </w:r>
                          </w:p>
                          <w:p>
                            <w:pPr>
                              <w:pStyle w:val="9"/>
                              <w:ind w:firstLine="0"/>
                              <w:rPr>
                                <w:rStyle w:val="34"/>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32.1pt;margin-top:11.8pt;height:33.15pt;width:244.2pt;z-index:251663360;mso-width-relative:page;mso-height-relative:page;" filled="f" stroked="f" coordsize="21600,21600" o:gfxdata="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Y9gdw1wAAAAkB&#10;AAAPAAAAAAAAAAEAIAAAACIAAABkcnMvZG93bnJldi54bWxQSwECFAAUAAAACACHTuJA6NMz2BwC&#10;AAAlBAAADgAAAAAAAAABACAAAAAmAQAAZHJzL2Uyb0RvYy54bWxQSwUGAAAAAAYABgBZAQAAtAUA&#10;AAAA&#10;">
                <v:fill on="f" focussize="0,0"/>
                <v:stroke on="f"/>
                <v:imagedata o:title=""/>
                <o:lock v:ext="edit" aspectratio="f"/>
                <v:textbox>
                  <w:txbxContent>
                    <w:p>
                      <w:pPr>
                        <w:pStyle w:val="9"/>
                        <w:ind w:firstLine="0"/>
                        <w:rPr>
                          <w:rStyle w:val="34"/>
                        </w:rPr>
                      </w:pPr>
                      <w:r>
                        <w:rPr>
                          <w:rStyle w:val="34"/>
                          <w:rFonts w:hint="eastAsia"/>
                        </w:rPr>
                        <w:t>习管理系统的设计与实现</w:t>
                      </w:r>
                    </w:p>
                    <w:p>
                      <w:pPr>
                        <w:pStyle w:val="9"/>
                        <w:ind w:firstLine="0"/>
                        <w:rPr>
                          <w:rStyle w:val="34"/>
                        </w:rPr>
                      </w:pPr>
                    </w:p>
                  </w:txbxContent>
                </v:textbox>
              </v:shape>
            </w:pict>
          </mc:Fallback>
        </mc:AlternateContent>
      </w:r>
    </w:p>
    <w:p>
      <w:pPr>
        <w:tabs>
          <w:tab w:val="left" w:pos="3100"/>
        </w:tabs>
        <w:ind w:left="1500" w:leftChars="750"/>
        <w:rPr>
          <w:rFonts w:ascii="幼圆" w:eastAsia="幼圆"/>
          <w:sz w:val="30"/>
          <w:u w:val="single"/>
        </w:rPr>
      </w:pPr>
      <w:r>
        <w:rPr>
          <w:rFonts w:hint="eastAsia" w:ascii="黑体" w:hAnsi="黑体" w:eastAsia="黑体"/>
          <w:b/>
          <w:sz w:val="30"/>
        </w:rPr>
        <w:tab/>
      </w:r>
      <w:r>
        <w:rPr>
          <w:rFonts w:hint="eastAsia" w:ascii="幼圆" w:eastAsia="幼圆"/>
          <w:sz w:val="30"/>
          <w:u w:val="single"/>
        </w:rPr>
        <w:t xml:space="preserve">                           </w:t>
      </w:r>
    </w:p>
    <w:p>
      <w:pPr>
        <w:tabs>
          <w:tab w:val="left" w:pos="1853"/>
        </w:tabs>
        <w:spacing w:line="336" w:lineRule="auto"/>
        <w:ind w:firstLine="560" w:firstLineChars="200"/>
        <w:rPr>
          <w:sz w:val="28"/>
          <w:szCs w:val="28"/>
        </w:rPr>
      </w:pPr>
    </w:p>
    <w:p>
      <w:pPr>
        <w:tabs>
          <w:tab w:val="left" w:pos="1853"/>
        </w:tabs>
        <w:spacing w:line="336" w:lineRule="auto"/>
        <w:ind w:firstLine="400" w:firstLineChars="200"/>
        <w:sectPr>
          <w:footerReference r:id="rId5" w:type="first"/>
          <w:headerReference r:id="rId3" w:type="default"/>
          <w:footerReference r:id="rId4" w:type="default"/>
          <w:pgSz w:w="11906" w:h="16838"/>
          <w:pgMar w:top="1701" w:right="1701" w:bottom="1134" w:left="1701" w:header="850" w:footer="992" w:gutter="567"/>
          <w:pgBorders>
            <w:top w:val="none" w:sz="0" w:space="0"/>
            <w:left w:val="none" w:sz="0" w:space="0"/>
            <w:bottom w:val="none" w:sz="0" w:space="0"/>
            <w:right w:val="none" w:sz="0" w:space="0"/>
          </w:pgBorders>
          <w:pgNumType w:fmt="upperRoman" w:start="1"/>
          <w:cols w:space="720" w:num="1"/>
          <w:titlePg/>
          <w:docGrid w:linePitch="272" w:charSpace="0"/>
        </w:sectPr>
      </w:pPr>
    </w:p>
    <w:p>
      <w:pPr>
        <w:pStyle w:val="45"/>
      </w:pPr>
      <w:bookmarkStart w:id="0" w:name="_Toc24966"/>
      <w:bookmarkStart w:id="1" w:name="_Toc23151"/>
      <w:r>
        <w:rPr>
          <w:rFonts w:hint="eastAsia"/>
        </w:rPr>
        <w:t>摘  要</w:t>
      </w:r>
      <w:bookmarkEnd w:id="0"/>
      <w:bookmarkEnd w:id="1"/>
    </w:p>
    <w:p>
      <w:pPr>
        <w:pStyle w:val="37"/>
        <w:spacing w:before="24" w:after="24"/>
        <w:ind w:firstLine="480"/>
      </w:pPr>
      <w:r>
        <w:t>本文旨在设计并实现一个编程学习管理系统，以满足学生和教师在编程学习与教学过程中的多样化需求。通过整合学习资源、</w:t>
      </w:r>
      <w:r>
        <w:rPr>
          <w:rFonts w:hint="eastAsia"/>
        </w:rPr>
        <w:t>进行课程学习</w:t>
      </w:r>
      <w:r>
        <w:t>以及</w:t>
      </w:r>
      <w:r>
        <w:rPr>
          <w:rFonts w:hint="eastAsia"/>
        </w:rPr>
        <w:t>编程答题、并进行编程学习交流</w:t>
      </w:r>
      <w:r>
        <w:t>，提升编程学习的效率和质量，为教育领域的数字化转型提供有力支持。</w:t>
      </w:r>
    </w:p>
    <w:p>
      <w:pPr>
        <w:pStyle w:val="37"/>
        <w:spacing w:before="24" w:after="24"/>
        <w:ind w:firstLine="480"/>
      </w:pPr>
      <w:r>
        <w:t>在研究过程中，首先采用问卷调查和访谈的调研手法，广泛收集学生和教师在编程学习与教学中的痛点和需求。基于此，运用用例分析、业务流程分析等需求分析手法，明确系统的功能模块和非功能需求。在系统设计方面，采用分层架构设计，结合面向对象的设计原则，确保系统的可维护性和可扩展性。实现过程中，选用Java作为主要开发语言，搭配</w:t>
      </w:r>
      <w:r>
        <w:rPr>
          <w:rFonts w:hint="eastAsia"/>
          <w:lang w:eastAsia="zh-CN"/>
        </w:rPr>
        <w:t>SpringBoot</w:t>
      </w:r>
      <w:r>
        <w:t>框架、</w:t>
      </w:r>
      <w:r>
        <w:rPr>
          <w:rFonts w:hint="eastAsia"/>
          <w:lang w:eastAsia="zh-CN"/>
        </w:rPr>
        <w:t>MySQL</w:t>
      </w:r>
      <w:r>
        <w:t>数据库等技术，保障系统的高效运行和数据的安全存储。</w:t>
      </w:r>
    </w:p>
    <w:p>
      <w:pPr>
        <w:pStyle w:val="37"/>
        <w:spacing w:before="24" w:after="24"/>
        <w:ind w:firstLine="480"/>
      </w:pPr>
      <w:r>
        <w:t>通过本研究，成功设计并实现了涵盖课程管理、</w:t>
      </w:r>
      <w:r>
        <w:rPr>
          <w:rFonts w:hint="eastAsia"/>
        </w:rPr>
        <w:t>编程题目</w:t>
      </w:r>
      <w:r>
        <w:t>管理、在线交流等功能的编程学习管理系统。经测试，该系统能够稳定运行，有效解决了编程学习过程中资源分散、学习进度难以把控、教学管理效率低下等问题。经过全面验证，本课题所设计的系统功能均已实现，达到了预期目标，为编程学习和教学提供了一个实用且高效的</w:t>
      </w:r>
      <w:r>
        <w:rPr>
          <w:rFonts w:hint="eastAsia"/>
        </w:rPr>
        <w:t>在线学习</w:t>
      </w:r>
      <w:r>
        <w:t>平台。</w:t>
      </w:r>
    </w:p>
    <w:p>
      <w:pPr>
        <w:pStyle w:val="37"/>
        <w:spacing w:before="24" w:after="24"/>
        <w:ind w:firstLine="480"/>
      </w:pPr>
    </w:p>
    <w:p>
      <w:pPr>
        <w:pStyle w:val="37"/>
        <w:spacing w:before="24" w:after="24"/>
        <w:ind w:firstLine="480"/>
      </w:pPr>
    </w:p>
    <w:p>
      <w:pPr>
        <w:framePr w:w="8085" w:h="839" w:hRule="exact" w:hSpace="181" w:wrap="notBeside" w:vAnchor="page" w:hAnchor="page" w:x="2285" w:y="14193"/>
        <w:shd w:val="solid" w:color="FFFFFF" w:fill="FFFFFF"/>
        <w:ind w:left="1079" w:hanging="1079" w:hangingChars="448"/>
        <w:rPr>
          <w:rStyle w:val="90"/>
        </w:rPr>
      </w:pPr>
      <w:r>
        <w:rPr>
          <w:rStyle w:val="90"/>
          <w:rFonts w:hint="eastAsia"/>
        </w:rPr>
        <w:t>关键词：</w:t>
      </w:r>
      <w:r>
        <w:rPr>
          <w:rStyle w:val="90"/>
          <w:rFonts w:hint="eastAsia"/>
        </w:rPr>
        <w:tab/>
      </w:r>
      <w:r>
        <w:rPr>
          <w:rStyle w:val="90"/>
          <w:rFonts w:hint="eastAsia"/>
        </w:rPr>
        <w:t>编程学习管理系统</w:t>
      </w:r>
      <w:r>
        <w:rPr>
          <w:rStyle w:val="90"/>
        </w:rPr>
        <w:t>；</w:t>
      </w:r>
      <w:r>
        <w:rPr>
          <w:rStyle w:val="90"/>
          <w:rFonts w:hint="eastAsia"/>
        </w:rPr>
        <w:t>Java</w:t>
      </w:r>
      <w:r>
        <w:rPr>
          <w:rStyle w:val="90"/>
        </w:rPr>
        <w:t>；</w:t>
      </w:r>
      <w:r>
        <w:rPr>
          <w:rStyle w:val="90"/>
          <w:rFonts w:hint="eastAsia" w:eastAsia="黑体"/>
          <w:lang w:eastAsia="zh-CN"/>
        </w:rPr>
        <w:t>MySQL</w:t>
      </w:r>
      <w:r>
        <w:rPr>
          <w:rStyle w:val="90"/>
        </w:rPr>
        <w:t>；</w:t>
      </w:r>
    </w:p>
    <w:p>
      <w:pPr>
        <w:pStyle w:val="37"/>
        <w:spacing w:beforeLines="0" w:afterLines="0" w:line="240" w:lineRule="auto"/>
        <w:ind w:firstLine="0" w:firstLineChars="0"/>
        <w:sectPr>
          <w:footerReference r:id="rId7" w:type="first"/>
          <w:footerReference r:id="rId6" w:type="default"/>
          <w:pgSz w:w="11906" w:h="16838"/>
          <w:pgMar w:top="1701" w:right="1701" w:bottom="1134" w:left="1701" w:header="850" w:footer="992" w:gutter="567"/>
          <w:pgBorders>
            <w:top w:val="none" w:sz="0" w:space="0"/>
            <w:left w:val="none" w:sz="0" w:space="0"/>
            <w:bottom w:val="none" w:sz="0" w:space="0"/>
            <w:right w:val="none" w:sz="0" w:space="0"/>
          </w:pgBorders>
          <w:pgNumType w:fmt="upperRoman" w:start="1"/>
          <w:cols w:space="720" w:num="1"/>
          <w:titlePg/>
          <w:docGrid w:linePitch="272" w:charSpace="0"/>
        </w:sectPr>
      </w:pPr>
    </w:p>
    <w:p>
      <w:pPr>
        <w:pStyle w:val="45"/>
      </w:pPr>
      <w:bookmarkStart w:id="2" w:name="_Toc10213"/>
      <w:bookmarkStart w:id="3" w:name="_Toc31024"/>
      <w:r>
        <w:rPr>
          <w:rFonts w:hint="eastAsia"/>
        </w:rPr>
        <w:t>Abstract</w:t>
      </w:r>
      <w:bookmarkEnd w:id="2"/>
      <w:bookmarkEnd w:id="3"/>
    </w:p>
    <w:p>
      <w:pPr>
        <w:pStyle w:val="37"/>
        <w:spacing w:before="24" w:after="24"/>
        <w:ind w:firstLine="480"/>
      </w:pPr>
      <w:r>
        <w:t xml:space="preserve">This paper </w:t>
      </w:r>
      <w:r>
        <w:rPr>
          <w:rFonts w:hint="eastAsia"/>
          <w:lang w:eastAsia="zh-CN"/>
        </w:rPr>
        <w:t>AI</w:t>
      </w:r>
      <w:r>
        <w:t>ms to design and implement a programming learning management system to meet the diverse needs of students and teachers in the programming learning and teaching process. By integrating learning resources, conducting course learning and programming answering questions, users can conduct programming learning exchanges to improve the efficiency and quality of programming learning and provide strong support for digital transformation in the field of education.</w:t>
      </w:r>
    </w:p>
    <w:p>
      <w:pPr>
        <w:pStyle w:val="37"/>
        <w:spacing w:before="24" w:after="24"/>
        <w:ind w:firstLine="480"/>
      </w:pPr>
      <w:r>
        <w:t>During the research process, questionn</w:t>
      </w:r>
      <w:r>
        <w:rPr>
          <w:rFonts w:hint="eastAsia"/>
          <w:lang w:eastAsia="zh-CN"/>
        </w:rPr>
        <w:t>AI</w:t>
      </w:r>
      <w:r>
        <w:t>res and interviews were first used to extensively collect the p</w:t>
      </w:r>
      <w:r>
        <w:rPr>
          <w:rFonts w:hint="eastAsia"/>
          <w:lang w:eastAsia="zh-CN"/>
        </w:rPr>
        <w:t>AI</w:t>
      </w:r>
      <w:r>
        <w:t>n points and needs of students and teachers in programming learning and teaching. Based on this, we use demand analysis techniques such as use case analysis and business process analysis to clarify the functional modules and non-functional requirements of the system. In terms of system design, layered architecture design is adopted and object-oriented design principles are combined to ensure the m</w:t>
      </w:r>
      <w:r>
        <w:rPr>
          <w:rFonts w:hint="eastAsia"/>
          <w:lang w:eastAsia="zh-CN"/>
        </w:rPr>
        <w:t>AI</w:t>
      </w:r>
      <w:r>
        <w:t>nt</w:t>
      </w:r>
      <w:r>
        <w:rPr>
          <w:rFonts w:hint="eastAsia"/>
          <w:lang w:eastAsia="zh-CN"/>
        </w:rPr>
        <w:t>AI</w:t>
      </w:r>
      <w:r>
        <w:t>nability and extensibility of the system. During the implementation process, Java was selected as the m</w:t>
      </w:r>
      <w:r>
        <w:rPr>
          <w:rFonts w:hint="eastAsia"/>
          <w:lang w:eastAsia="zh-CN"/>
        </w:rPr>
        <w:t>AI</w:t>
      </w:r>
      <w:r>
        <w:t xml:space="preserve">n development language, coupled with </w:t>
      </w:r>
      <w:r>
        <w:rPr>
          <w:rFonts w:hint="eastAsia"/>
          <w:lang w:eastAsia="zh-CN"/>
        </w:rPr>
        <w:t>SpringBoot</w:t>
      </w:r>
      <w:r>
        <w:t xml:space="preserve"> framework, </w:t>
      </w:r>
      <w:r>
        <w:rPr>
          <w:rFonts w:hint="eastAsia"/>
          <w:lang w:eastAsia="zh-CN"/>
        </w:rPr>
        <w:t>MySQL</w:t>
      </w:r>
      <w:r>
        <w:t xml:space="preserve"> database and other technologies to ensure the efficient operation of the system and the safe storage of data.</w:t>
      </w:r>
    </w:p>
    <w:p>
      <w:pPr>
        <w:pStyle w:val="37"/>
        <w:spacing w:before="24" w:after="24"/>
        <w:ind w:firstLine="480"/>
      </w:pPr>
      <w:r>
        <w:t>Through this research, a programming learning management system covering curriculum management, programming topic management, online communication and other functions has been successfully designed and implemented. After testing, the system can operate stably, effectively solving problems such as scattered resources, difficult control of learning progress, and low efficiency of teaching management during the programming learning process. After comprehensive verification, the system functions designed in this topic have been realized and the expected goals have been achieved, providing a practical and efficient online learning platform for programming learning and teaching.</w:t>
      </w:r>
    </w:p>
    <w:p>
      <w:pPr>
        <w:pStyle w:val="37"/>
        <w:spacing w:before="24" w:after="24"/>
        <w:ind w:firstLine="480"/>
      </w:pPr>
    </w:p>
    <w:p>
      <w:pPr>
        <w:pStyle w:val="37"/>
        <w:spacing w:before="24" w:after="24"/>
        <w:ind w:firstLine="480"/>
      </w:pPr>
    </w:p>
    <w:p>
      <w:pPr>
        <w:framePr w:w="7904" w:h="782" w:hRule="exact" w:hSpace="181" w:wrap="notBeside" w:vAnchor="page" w:hAnchor="page" w:x="2269" w:y="14176"/>
        <w:shd w:val="solid" w:color="FFFFFF" w:fill="FFFFFF"/>
        <w:ind w:left="1556" w:hanging="1556" w:hangingChars="646"/>
        <w:rPr>
          <w:rStyle w:val="90"/>
        </w:rPr>
      </w:pPr>
      <w:r>
        <w:rPr>
          <w:rStyle w:val="90"/>
          <w:rFonts w:hint="eastAsia"/>
        </w:rPr>
        <w:t>Key Words：</w:t>
      </w:r>
      <w:r>
        <w:rPr>
          <w:rStyle w:val="90"/>
          <w:rFonts w:hint="eastAsia"/>
        </w:rPr>
        <w:tab/>
      </w:r>
      <w:r>
        <w:rPr>
          <w:rStyle w:val="90"/>
        </w:rPr>
        <w:t>Programming learning management system</w:t>
      </w:r>
      <w:r>
        <w:rPr>
          <w:rStyle w:val="90"/>
          <w:rFonts w:hint="eastAsia"/>
        </w:rPr>
        <w:t xml:space="preserve">; </w:t>
      </w:r>
      <w:r>
        <w:rPr>
          <w:rStyle w:val="90"/>
        </w:rPr>
        <w:t>Java</w:t>
      </w:r>
      <w:r>
        <w:rPr>
          <w:rStyle w:val="90"/>
          <w:rFonts w:hint="eastAsia"/>
        </w:rPr>
        <w:t xml:space="preserve">; </w:t>
      </w:r>
      <w:r>
        <w:rPr>
          <w:rStyle w:val="90"/>
          <w:rFonts w:hint="eastAsia" w:eastAsia="黑体"/>
          <w:lang w:eastAsia="zh-CN"/>
        </w:rPr>
        <w:t>MySQL</w:t>
      </w:r>
      <w:r>
        <w:rPr>
          <w:rStyle w:val="90"/>
          <w:rFonts w:hint="eastAsia"/>
        </w:rPr>
        <w:t xml:space="preserve">; </w:t>
      </w:r>
    </w:p>
    <w:p>
      <w:pPr>
        <w:pStyle w:val="37"/>
        <w:spacing w:before="24" w:after="24"/>
        <w:ind w:firstLine="0" w:firstLineChars="0"/>
      </w:pPr>
    </w:p>
    <w:p>
      <w:pPr>
        <w:pStyle w:val="37"/>
        <w:spacing w:before="24" w:after="24"/>
        <w:ind w:firstLine="0" w:firstLineChars="0"/>
        <w:sectPr>
          <w:footerReference r:id="rId8" w:type="default"/>
          <w:pgSz w:w="11906" w:h="16838"/>
          <w:pgMar w:top="1701" w:right="1701" w:bottom="1134" w:left="1701" w:header="850" w:footer="992" w:gutter="567"/>
          <w:pgBorders>
            <w:top w:val="none" w:sz="0" w:space="0"/>
            <w:left w:val="none" w:sz="0" w:space="0"/>
            <w:bottom w:val="none" w:sz="0" w:space="0"/>
            <w:right w:val="none" w:sz="0" w:space="0"/>
          </w:pgBorders>
          <w:pgNumType w:fmt="upperRoman"/>
          <w:cols w:space="720" w:num="1"/>
          <w:docGrid w:linePitch="272" w:charSpace="0"/>
        </w:sectPr>
      </w:pPr>
    </w:p>
    <w:p>
      <w:pPr>
        <w:pStyle w:val="36"/>
        <w:rPr>
          <w:bCs/>
          <w:kern w:val="44"/>
          <w:szCs w:val="44"/>
        </w:rPr>
      </w:pPr>
      <w:r>
        <w:rPr>
          <w:rFonts w:hint="eastAsia"/>
          <w:bCs/>
          <w:kern w:val="44"/>
          <w:szCs w:val="44"/>
        </w:rPr>
        <w:t xml:space="preserve">目   </w:t>
      </w:r>
      <w:bookmarkStart w:id="4" w:name="论文目录"/>
      <w:bookmarkEnd w:id="4"/>
      <w:r>
        <w:rPr>
          <w:rFonts w:hint="eastAsia"/>
          <w:bCs/>
          <w:kern w:val="44"/>
          <w:szCs w:val="44"/>
        </w:rPr>
        <w:t>录</w:t>
      </w:r>
    </w:p>
    <w:p/>
    <w:p/>
    <w:p>
      <w:pPr>
        <w:pStyle w:val="14"/>
        <w:tabs>
          <w:tab w:val="right" w:leader="dot" w:pos="7937"/>
          <w:tab w:val="clear" w:pos="8296"/>
        </w:tabs>
      </w:pPr>
      <w:r>
        <w:rPr>
          <w:b/>
        </w:rPr>
        <w:fldChar w:fldCharType="begin"/>
      </w:r>
      <w:r>
        <w:rPr>
          <w:b/>
        </w:rPr>
        <w:instrText xml:space="preserve"> TOC \o "1-3" \h \z \u </w:instrText>
      </w:r>
      <w:r>
        <w:rPr>
          <w:b/>
        </w:rPr>
        <w:fldChar w:fldCharType="separate"/>
      </w:r>
      <w:r>
        <w:fldChar w:fldCharType="begin"/>
      </w:r>
      <w:r>
        <w:instrText xml:space="preserve"> HYPERLINK \l _Toc24966 </w:instrText>
      </w:r>
      <w:r>
        <w:fldChar w:fldCharType="separate"/>
      </w:r>
      <w:r>
        <w:rPr>
          <w:rFonts w:hint="eastAsia"/>
        </w:rPr>
        <w:t>摘  要</w:t>
      </w:r>
      <w:r>
        <w:tab/>
      </w:r>
      <w:r>
        <w:fldChar w:fldCharType="begin"/>
      </w:r>
      <w:r>
        <w:instrText xml:space="preserve"> PAGEREF _Toc24966 \h </w:instrText>
      </w:r>
      <w:r>
        <w:fldChar w:fldCharType="separate"/>
      </w:r>
      <w:r>
        <w:t>I</w:t>
      </w:r>
      <w:r>
        <w:fldChar w:fldCharType="end"/>
      </w:r>
      <w:r>
        <w:fldChar w:fldCharType="end"/>
      </w:r>
    </w:p>
    <w:p>
      <w:pPr>
        <w:pStyle w:val="14"/>
        <w:tabs>
          <w:tab w:val="right" w:leader="dot" w:pos="7937"/>
          <w:tab w:val="clear" w:pos="8296"/>
        </w:tabs>
      </w:pPr>
      <w:r>
        <w:fldChar w:fldCharType="begin"/>
      </w:r>
      <w:r>
        <w:instrText xml:space="preserve"> HYPERLINK \l _Toc10213 </w:instrText>
      </w:r>
      <w:r>
        <w:fldChar w:fldCharType="separate"/>
      </w:r>
      <w:r>
        <w:rPr>
          <w:rFonts w:hint="eastAsia"/>
        </w:rPr>
        <w:t>Abstract</w:t>
      </w:r>
      <w:r>
        <w:tab/>
      </w:r>
      <w:r>
        <w:fldChar w:fldCharType="begin"/>
      </w:r>
      <w:r>
        <w:instrText xml:space="preserve"> PAGEREF _Toc10213 \h </w:instrText>
      </w:r>
      <w:r>
        <w:fldChar w:fldCharType="separate"/>
      </w:r>
      <w:r>
        <w:t>II</w:t>
      </w:r>
      <w:r>
        <w:fldChar w:fldCharType="end"/>
      </w:r>
      <w:r>
        <w:fldChar w:fldCharType="end"/>
      </w:r>
    </w:p>
    <w:p>
      <w:pPr>
        <w:pStyle w:val="14"/>
        <w:tabs>
          <w:tab w:val="right" w:leader="dot" w:pos="7937"/>
          <w:tab w:val="clear" w:pos="8296"/>
        </w:tabs>
      </w:pPr>
      <w:r>
        <w:fldChar w:fldCharType="begin"/>
      </w:r>
      <w:r>
        <w:instrText xml:space="preserve"> HYPERLINK \l _Toc11265 </w:instrText>
      </w:r>
      <w:r>
        <w:fldChar w:fldCharType="separate"/>
      </w:r>
      <w:r>
        <w:rPr>
          <w:rFonts w:hint="eastAsia"/>
        </w:rPr>
        <w:t>1 引  言</w:t>
      </w:r>
      <w:r>
        <w:tab/>
      </w:r>
      <w:r>
        <w:fldChar w:fldCharType="begin"/>
      </w:r>
      <w:r>
        <w:instrText xml:space="preserve"> PAGEREF _Toc11265 \h </w:instrText>
      </w:r>
      <w:r>
        <w:fldChar w:fldCharType="separate"/>
      </w:r>
      <w:r>
        <w:t>5</w:t>
      </w:r>
      <w:r>
        <w:fldChar w:fldCharType="end"/>
      </w:r>
      <w:r>
        <w:fldChar w:fldCharType="end"/>
      </w:r>
    </w:p>
    <w:p>
      <w:pPr>
        <w:pStyle w:val="16"/>
        <w:tabs>
          <w:tab w:val="right" w:leader="dot" w:pos="7937"/>
          <w:tab w:val="clear" w:pos="8296"/>
        </w:tabs>
      </w:pPr>
      <w:r>
        <w:fldChar w:fldCharType="begin"/>
      </w:r>
      <w:r>
        <w:instrText xml:space="preserve"> HYPERLINK \l _Toc7158 </w:instrText>
      </w:r>
      <w:r>
        <w:fldChar w:fldCharType="separate"/>
      </w:r>
      <w:r>
        <w:rPr>
          <w:rFonts w:hint="eastAsia"/>
        </w:rPr>
        <w:t>1.1 选题背景</w:t>
      </w:r>
      <w:r>
        <w:tab/>
      </w:r>
      <w:r>
        <w:fldChar w:fldCharType="begin"/>
      </w:r>
      <w:r>
        <w:instrText xml:space="preserve"> PAGEREF _Toc7158 \h </w:instrText>
      </w:r>
      <w:r>
        <w:fldChar w:fldCharType="separate"/>
      </w:r>
      <w:r>
        <w:t>5</w:t>
      </w:r>
      <w:r>
        <w:fldChar w:fldCharType="end"/>
      </w:r>
      <w:r>
        <w:fldChar w:fldCharType="end"/>
      </w:r>
    </w:p>
    <w:p>
      <w:pPr>
        <w:pStyle w:val="16"/>
        <w:tabs>
          <w:tab w:val="right" w:leader="dot" w:pos="7937"/>
          <w:tab w:val="clear" w:pos="8296"/>
        </w:tabs>
      </w:pPr>
      <w:r>
        <w:fldChar w:fldCharType="begin"/>
      </w:r>
      <w:r>
        <w:instrText xml:space="preserve"> HYPERLINK \l _Toc4461 </w:instrText>
      </w:r>
      <w:r>
        <w:fldChar w:fldCharType="separate"/>
      </w:r>
      <w:r>
        <w:rPr>
          <w:rFonts w:hint="eastAsia"/>
        </w:rPr>
        <w:t>1.2 意义</w:t>
      </w:r>
      <w:r>
        <w:tab/>
      </w:r>
      <w:r>
        <w:fldChar w:fldCharType="begin"/>
      </w:r>
      <w:r>
        <w:instrText xml:space="preserve"> PAGEREF _Toc4461 \h </w:instrText>
      </w:r>
      <w:r>
        <w:fldChar w:fldCharType="separate"/>
      </w:r>
      <w:r>
        <w:t>5</w:t>
      </w:r>
      <w:r>
        <w:fldChar w:fldCharType="end"/>
      </w:r>
      <w:r>
        <w:fldChar w:fldCharType="end"/>
      </w:r>
    </w:p>
    <w:p>
      <w:pPr>
        <w:pStyle w:val="16"/>
        <w:tabs>
          <w:tab w:val="right" w:leader="dot" w:pos="7937"/>
          <w:tab w:val="clear" w:pos="8296"/>
        </w:tabs>
      </w:pPr>
      <w:r>
        <w:fldChar w:fldCharType="begin"/>
      </w:r>
      <w:r>
        <w:instrText xml:space="preserve"> HYPERLINK \l _Toc29302 </w:instrText>
      </w:r>
      <w:r>
        <w:fldChar w:fldCharType="separate"/>
      </w:r>
      <w:r>
        <w:rPr>
          <w:rFonts w:hint="eastAsia"/>
        </w:rPr>
        <w:t>1.3 国内外研究现状</w:t>
      </w:r>
      <w:r>
        <w:tab/>
      </w:r>
      <w:r>
        <w:fldChar w:fldCharType="begin"/>
      </w:r>
      <w:r>
        <w:instrText xml:space="preserve"> PAGEREF _Toc29302 \h </w:instrText>
      </w:r>
      <w:r>
        <w:fldChar w:fldCharType="separate"/>
      </w:r>
      <w:r>
        <w:t>6</w:t>
      </w:r>
      <w:r>
        <w:fldChar w:fldCharType="end"/>
      </w:r>
      <w:r>
        <w:fldChar w:fldCharType="end"/>
      </w:r>
    </w:p>
    <w:p>
      <w:pPr>
        <w:pStyle w:val="10"/>
        <w:tabs>
          <w:tab w:val="right" w:leader="dot" w:pos="7937"/>
          <w:tab w:val="clear" w:pos="8296"/>
        </w:tabs>
      </w:pPr>
      <w:r>
        <w:fldChar w:fldCharType="begin"/>
      </w:r>
      <w:r>
        <w:instrText xml:space="preserve"> HYPERLINK \l _Toc5821 </w:instrText>
      </w:r>
      <w:r>
        <w:fldChar w:fldCharType="separate"/>
      </w:r>
      <w:r>
        <w:rPr>
          <w:rFonts w:hint="eastAsia"/>
        </w:rPr>
        <w:t>1.3.1 国内研究现状</w:t>
      </w:r>
      <w:r>
        <w:tab/>
      </w:r>
      <w:r>
        <w:fldChar w:fldCharType="begin"/>
      </w:r>
      <w:r>
        <w:instrText xml:space="preserve"> PAGEREF _Toc5821 \h </w:instrText>
      </w:r>
      <w:r>
        <w:fldChar w:fldCharType="separate"/>
      </w:r>
      <w:r>
        <w:t>6</w:t>
      </w:r>
      <w:r>
        <w:fldChar w:fldCharType="end"/>
      </w:r>
      <w:r>
        <w:fldChar w:fldCharType="end"/>
      </w:r>
    </w:p>
    <w:p>
      <w:pPr>
        <w:pStyle w:val="10"/>
        <w:tabs>
          <w:tab w:val="right" w:leader="dot" w:pos="7937"/>
          <w:tab w:val="clear" w:pos="8296"/>
        </w:tabs>
      </w:pPr>
      <w:r>
        <w:fldChar w:fldCharType="begin"/>
      </w:r>
      <w:r>
        <w:instrText xml:space="preserve"> HYPERLINK \l _Toc28848 </w:instrText>
      </w:r>
      <w:r>
        <w:fldChar w:fldCharType="separate"/>
      </w:r>
      <w:r>
        <w:rPr>
          <w:rFonts w:hint="eastAsia"/>
        </w:rPr>
        <w:t>1.3.2 国外研究现状</w:t>
      </w:r>
      <w:r>
        <w:tab/>
      </w:r>
      <w:r>
        <w:fldChar w:fldCharType="begin"/>
      </w:r>
      <w:r>
        <w:instrText xml:space="preserve"> PAGEREF _Toc28848 \h </w:instrText>
      </w:r>
      <w:r>
        <w:fldChar w:fldCharType="separate"/>
      </w:r>
      <w:r>
        <w:t>6</w:t>
      </w:r>
      <w:r>
        <w:fldChar w:fldCharType="end"/>
      </w:r>
      <w:r>
        <w:fldChar w:fldCharType="end"/>
      </w:r>
    </w:p>
    <w:p>
      <w:pPr>
        <w:pStyle w:val="16"/>
        <w:tabs>
          <w:tab w:val="right" w:leader="dot" w:pos="7937"/>
          <w:tab w:val="clear" w:pos="8296"/>
        </w:tabs>
      </w:pPr>
      <w:r>
        <w:fldChar w:fldCharType="begin"/>
      </w:r>
      <w:r>
        <w:instrText xml:space="preserve"> HYPERLINK \l _Toc30637 </w:instrText>
      </w:r>
      <w:r>
        <w:fldChar w:fldCharType="separate"/>
      </w:r>
      <w:r>
        <w:rPr>
          <w:rFonts w:hint="eastAsia"/>
        </w:rPr>
        <w:t xml:space="preserve">1.4 </w:t>
      </w:r>
      <w:r>
        <w:rPr>
          <w:rFonts w:hint="eastAsia"/>
          <w:szCs w:val="28"/>
        </w:rPr>
        <w:t>论文主要内容</w:t>
      </w:r>
      <w:r>
        <w:tab/>
      </w:r>
      <w:r>
        <w:fldChar w:fldCharType="begin"/>
      </w:r>
      <w:r>
        <w:instrText xml:space="preserve"> PAGEREF _Toc30637 \h </w:instrText>
      </w:r>
      <w:r>
        <w:fldChar w:fldCharType="separate"/>
      </w:r>
      <w:r>
        <w:t>7</w:t>
      </w:r>
      <w:r>
        <w:fldChar w:fldCharType="end"/>
      </w:r>
      <w:r>
        <w:fldChar w:fldCharType="end"/>
      </w:r>
    </w:p>
    <w:p>
      <w:pPr>
        <w:pStyle w:val="14"/>
        <w:tabs>
          <w:tab w:val="right" w:leader="dot" w:pos="7937"/>
          <w:tab w:val="clear" w:pos="8296"/>
        </w:tabs>
      </w:pPr>
      <w:r>
        <w:fldChar w:fldCharType="begin"/>
      </w:r>
      <w:r>
        <w:instrText xml:space="preserve"> HYPERLINK \l _Toc10404 </w:instrText>
      </w:r>
      <w:r>
        <w:fldChar w:fldCharType="separate"/>
      </w:r>
      <w:r>
        <w:rPr>
          <w:rFonts w:hint="eastAsia"/>
        </w:rPr>
        <w:t>2 关键技术</w:t>
      </w:r>
      <w:r>
        <w:tab/>
      </w:r>
      <w:r>
        <w:fldChar w:fldCharType="begin"/>
      </w:r>
      <w:r>
        <w:instrText xml:space="preserve"> PAGEREF _Toc10404 \h </w:instrText>
      </w:r>
      <w:r>
        <w:fldChar w:fldCharType="separate"/>
      </w:r>
      <w:r>
        <w:t>8</w:t>
      </w:r>
      <w:r>
        <w:fldChar w:fldCharType="end"/>
      </w:r>
      <w:r>
        <w:fldChar w:fldCharType="end"/>
      </w:r>
    </w:p>
    <w:p>
      <w:pPr>
        <w:pStyle w:val="16"/>
        <w:tabs>
          <w:tab w:val="right" w:leader="dot" w:pos="7937"/>
          <w:tab w:val="clear" w:pos="8296"/>
        </w:tabs>
      </w:pPr>
      <w:r>
        <w:fldChar w:fldCharType="begin"/>
      </w:r>
      <w:r>
        <w:instrText xml:space="preserve"> HYPERLINK \l _Toc30378 </w:instrText>
      </w:r>
      <w:r>
        <w:fldChar w:fldCharType="separate"/>
      </w:r>
      <w:r>
        <w:rPr>
          <w:rFonts w:hint="eastAsia"/>
        </w:rPr>
        <w:t xml:space="preserve">2.1 </w:t>
      </w:r>
      <w:r>
        <w:rPr>
          <w:rFonts w:hint="eastAsia"/>
          <w:lang w:eastAsia="zh-CN"/>
        </w:rPr>
        <w:t>MySQL</w:t>
      </w:r>
      <w:r>
        <w:rPr>
          <w:rFonts w:hint="eastAsia"/>
        </w:rPr>
        <w:t>数据库</w:t>
      </w:r>
      <w:r>
        <w:tab/>
      </w:r>
      <w:r>
        <w:fldChar w:fldCharType="begin"/>
      </w:r>
      <w:r>
        <w:instrText xml:space="preserve"> PAGEREF _Toc30378 \h </w:instrText>
      </w:r>
      <w:r>
        <w:fldChar w:fldCharType="separate"/>
      </w:r>
      <w:r>
        <w:t>8</w:t>
      </w:r>
      <w:r>
        <w:fldChar w:fldCharType="end"/>
      </w:r>
      <w:r>
        <w:fldChar w:fldCharType="end"/>
      </w:r>
    </w:p>
    <w:p>
      <w:pPr>
        <w:pStyle w:val="16"/>
        <w:tabs>
          <w:tab w:val="right" w:leader="dot" w:pos="7937"/>
          <w:tab w:val="clear" w:pos="8296"/>
        </w:tabs>
      </w:pPr>
      <w:r>
        <w:fldChar w:fldCharType="begin"/>
      </w:r>
      <w:r>
        <w:instrText xml:space="preserve"> HYPERLINK \l _Toc4555 </w:instrText>
      </w:r>
      <w:r>
        <w:fldChar w:fldCharType="separate"/>
      </w:r>
      <w:r>
        <w:rPr>
          <w:rFonts w:hint="eastAsia"/>
        </w:rPr>
        <w:t>2.2 SpringBoot框架</w:t>
      </w:r>
      <w:r>
        <w:tab/>
      </w:r>
      <w:r>
        <w:fldChar w:fldCharType="begin"/>
      </w:r>
      <w:r>
        <w:instrText xml:space="preserve"> PAGEREF _Toc4555 \h </w:instrText>
      </w:r>
      <w:r>
        <w:fldChar w:fldCharType="separate"/>
      </w:r>
      <w:r>
        <w:t>8</w:t>
      </w:r>
      <w:r>
        <w:fldChar w:fldCharType="end"/>
      </w:r>
      <w:r>
        <w:fldChar w:fldCharType="end"/>
      </w:r>
    </w:p>
    <w:p>
      <w:pPr>
        <w:pStyle w:val="16"/>
        <w:tabs>
          <w:tab w:val="right" w:leader="dot" w:pos="7937"/>
          <w:tab w:val="clear" w:pos="8296"/>
        </w:tabs>
      </w:pPr>
      <w:r>
        <w:fldChar w:fldCharType="begin"/>
      </w:r>
      <w:r>
        <w:instrText xml:space="preserve"> HYPERLINK \l _Toc30970 </w:instrText>
      </w:r>
      <w:r>
        <w:fldChar w:fldCharType="separate"/>
      </w:r>
      <w:r>
        <w:rPr>
          <w:rFonts w:hint="eastAsia"/>
        </w:rPr>
        <w:t>2.3 B/S架构</w:t>
      </w:r>
      <w:r>
        <w:tab/>
      </w:r>
      <w:r>
        <w:fldChar w:fldCharType="begin"/>
      </w:r>
      <w:r>
        <w:instrText xml:space="preserve"> PAGEREF _Toc30970 \h </w:instrText>
      </w:r>
      <w:r>
        <w:fldChar w:fldCharType="separate"/>
      </w:r>
      <w:r>
        <w:t>8</w:t>
      </w:r>
      <w:r>
        <w:fldChar w:fldCharType="end"/>
      </w:r>
      <w:r>
        <w:fldChar w:fldCharType="end"/>
      </w:r>
    </w:p>
    <w:p>
      <w:pPr>
        <w:pStyle w:val="16"/>
        <w:tabs>
          <w:tab w:val="right" w:leader="dot" w:pos="7937"/>
          <w:tab w:val="clear" w:pos="8296"/>
        </w:tabs>
      </w:pPr>
      <w:r>
        <w:fldChar w:fldCharType="begin"/>
      </w:r>
      <w:r>
        <w:instrText xml:space="preserve"> HYPERLINK \l _Toc292 </w:instrText>
      </w:r>
      <w:r>
        <w:fldChar w:fldCharType="separate"/>
      </w:r>
      <w:r>
        <w:rPr>
          <w:rFonts w:hint="eastAsia"/>
        </w:rPr>
        <w:t>2.4 Vue</w:t>
      </w:r>
      <w:r>
        <w:tab/>
      </w:r>
      <w:r>
        <w:fldChar w:fldCharType="begin"/>
      </w:r>
      <w:r>
        <w:instrText xml:space="preserve"> PAGEREF _Toc292 \h </w:instrText>
      </w:r>
      <w:r>
        <w:fldChar w:fldCharType="separate"/>
      </w:r>
      <w:r>
        <w:t>8</w:t>
      </w:r>
      <w:r>
        <w:fldChar w:fldCharType="end"/>
      </w:r>
      <w:r>
        <w:fldChar w:fldCharType="end"/>
      </w:r>
    </w:p>
    <w:p>
      <w:pPr>
        <w:pStyle w:val="16"/>
        <w:tabs>
          <w:tab w:val="right" w:leader="dot" w:pos="7937"/>
          <w:tab w:val="clear" w:pos="8296"/>
        </w:tabs>
      </w:pPr>
      <w:r>
        <w:fldChar w:fldCharType="begin"/>
      </w:r>
      <w:r>
        <w:instrText xml:space="preserve"> HYPERLINK \l _Toc14641 </w:instrText>
      </w:r>
      <w:r>
        <w:fldChar w:fldCharType="separate"/>
      </w:r>
      <w:r>
        <w:rPr>
          <w:rFonts w:hint="eastAsia"/>
        </w:rPr>
        <w:t>2.5 Mybatis Plus</w:t>
      </w:r>
      <w:r>
        <w:tab/>
      </w:r>
      <w:r>
        <w:fldChar w:fldCharType="begin"/>
      </w:r>
      <w:r>
        <w:instrText xml:space="preserve"> PAGEREF _Toc14641 \h </w:instrText>
      </w:r>
      <w:r>
        <w:fldChar w:fldCharType="separate"/>
      </w:r>
      <w:r>
        <w:t>8</w:t>
      </w:r>
      <w:r>
        <w:fldChar w:fldCharType="end"/>
      </w:r>
      <w:r>
        <w:fldChar w:fldCharType="end"/>
      </w:r>
    </w:p>
    <w:p>
      <w:pPr>
        <w:pStyle w:val="14"/>
        <w:tabs>
          <w:tab w:val="right" w:leader="dot" w:pos="7937"/>
          <w:tab w:val="clear" w:pos="8296"/>
        </w:tabs>
      </w:pPr>
      <w:r>
        <w:fldChar w:fldCharType="begin"/>
      </w:r>
      <w:r>
        <w:instrText xml:space="preserve"> HYPERLINK \l _Toc16983 </w:instrText>
      </w:r>
      <w:r>
        <w:fldChar w:fldCharType="separate"/>
      </w:r>
      <w:r>
        <w:rPr>
          <w:rFonts w:hint="eastAsia"/>
        </w:rPr>
        <w:t>3 需求与分析</w:t>
      </w:r>
      <w:r>
        <w:tab/>
      </w:r>
      <w:r>
        <w:fldChar w:fldCharType="begin"/>
      </w:r>
      <w:r>
        <w:instrText xml:space="preserve"> PAGEREF _Toc16983 \h </w:instrText>
      </w:r>
      <w:r>
        <w:fldChar w:fldCharType="separate"/>
      </w:r>
      <w:r>
        <w:t>10</w:t>
      </w:r>
      <w:r>
        <w:fldChar w:fldCharType="end"/>
      </w:r>
      <w:r>
        <w:fldChar w:fldCharType="end"/>
      </w:r>
    </w:p>
    <w:p>
      <w:pPr>
        <w:pStyle w:val="16"/>
        <w:tabs>
          <w:tab w:val="right" w:leader="dot" w:pos="7937"/>
          <w:tab w:val="clear" w:pos="8296"/>
        </w:tabs>
      </w:pPr>
      <w:r>
        <w:fldChar w:fldCharType="begin"/>
      </w:r>
      <w:r>
        <w:instrText xml:space="preserve"> HYPERLINK \l _Toc27187 </w:instrText>
      </w:r>
      <w:r>
        <w:fldChar w:fldCharType="separate"/>
      </w:r>
      <w:r>
        <w:rPr>
          <w:rFonts w:hint="eastAsia"/>
        </w:rPr>
        <w:t>3.1 可行性分析</w:t>
      </w:r>
      <w:r>
        <w:tab/>
      </w:r>
      <w:r>
        <w:fldChar w:fldCharType="begin"/>
      </w:r>
      <w:r>
        <w:instrText xml:space="preserve"> PAGEREF _Toc27187 \h </w:instrText>
      </w:r>
      <w:r>
        <w:fldChar w:fldCharType="separate"/>
      </w:r>
      <w:r>
        <w:t>10</w:t>
      </w:r>
      <w:r>
        <w:fldChar w:fldCharType="end"/>
      </w:r>
      <w:r>
        <w:fldChar w:fldCharType="end"/>
      </w:r>
    </w:p>
    <w:p>
      <w:pPr>
        <w:pStyle w:val="10"/>
        <w:tabs>
          <w:tab w:val="right" w:leader="dot" w:pos="7937"/>
          <w:tab w:val="clear" w:pos="8296"/>
        </w:tabs>
      </w:pPr>
      <w:r>
        <w:fldChar w:fldCharType="begin"/>
      </w:r>
      <w:r>
        <w:instrText xml:space="preserve"> HYPERLINK \l _Toc25387 </w:instrText>
      </w:r>
      <w:r>
        <w:fldChar w:fldCharType="separate"/>
      </w:r>
      <w:r>
        <w:rPr>
          <w:rFonts w:hint="eastAsia"/>
        </w:rPr>
        <w:t>3.1.1 经济可行性分析</w:t>
      </w:r>
      <w:r>
        <w:tab/>
      </w:r>
      <w:r>
        <w:fldChar w:fldCharType="begin"/>
      </w:r>
      <w:r>
        <w:instrText xml:space="preserve"> PAGEREF _Toc25387 \h </w:instrText>
      </w:r>
      <w:r>
        <w:fldChar w:fldCharType="separate"/>
      </w:r>
      <w:r>
        <w:t>10</w:t>
      </w:r>
      <w:r>
        <w:fldChar w:fldCharType="end"/>
      </w:r>
      <w:r>
        <w:fldChar w:fldCharType="end"/>
      </w:r>
    </w:p>
    <w:p>
      <w:pPr>
        <w:pStyle w:val="10"/>
        <w:tabs>
          <w:tab w:val="right" w:leader="dot" w:pos="7937"/>
          <w:tab w:val="clear" w:pos="8296"/>
        </w:tabs>
      </w:pPr>
      <w:r>
        <w:fldChar w:fldCharType="begin"/>
      </w:r>
      <w:r>
        <w:instrText xml:space="preserve"> HYPERLINK \l _Toc14157 </w:instrText>
      </w:r>
      <w:r>
        <w:fldChar w:fldCharType="separate"/>
      </w:r>
      <w:r>
        <w:rPr>
          <w:rFonts w:hint="eastAsia"/>
        </w:rPr>
        <w:t>3.1.2 技术可行性分析</w:t>
      </w:r>
      <w:r>
        <w:tab/>
      </w:r>
      <w:r>
        <w:fldChar w:fldCharType="begin"/>
      </w:r>
      <w:r>
        <w:instrText xml:space="preserve"> PAGEREF _Toc14157 \h </w:instrText>
      </w:r>
      <w:r>
        <w:fldChar w:fldCharType="separate"/>
      </w:r>
      <w:r>
        <w:t>10</w:t>
      </w:r>
      <w:r>
        <w:fldChar w:fldCharType="end"/>
      </w:r>
      <w:r>
        <w:fldChar w:fldCharType="end"/>
      </w:r>
    </w:p>
    <w:p>
      <w:pPr>
        <w:pStyle w:val="10"/>
        <w:tabs>
          <w:tab w:val="right" w:leader="dot" w:pos="7937"/>
          <w:tab w:val="clear" w:pos="8296"/>
        </w:tabs>
      </w:pPr>
      <w:r>
        <w:fldChar w:fldCharType="begin"/>
      </w:r>
      <w:r>
        <w:instrText xml:space="preserve"> HYPERLINK \l _Toc3000 </w:instrText>
      </w:r>
      <w:r>
        <w:fldChar w:fldCharType="separate"/>
      </w:r>
      <w:r>
        <w:rPr>
          <w:rFonts w:hint="eastAsia"/>
        </w:rPr>
        <w:t>3.1.3 法律可行性分析</w:t>
      </w:r>
      <w:r>
        <w:tab/>
      </w:r>
      <w:r>
        <w:fldChar w:fldCharType="begin"/>
      </w:r>
      <w:r>
        <w:instrText xml:space="preserve"> PAGEREF _Toc3000 \h </w:instrText>
      </w:r>
      <w:r>
        <w:fldChar w:fldCharType="separate"/>
      </w:r>
      <w:r>
        <w:t>10</w:t>
      </w:r>
      <w:r>
        <w:fldChar w:fldCharType="end"/>
      </w:r>
      <w:r>
        <w:fldChar w:fldCharType="end"/>
      </w:r>
    </w:p>
    <w:p>
      <w:pPr>
        <w:pStyle w:val="16"/>
        <w:tabs>
          <w:tab w:val="right" w:leader="dot" w:pos="7937"/>
          <w:tab w:val="clear" w:pos="8296"/>
        </w:tabs>
      </w:pPr>
      <w:r>
        <w:fldChar w:fldCharType="begin"/>
      </w:r>
      <w:r>
        <w:instrText xml:space="preserve"> HYPERLINK \l _Toc12854 </w:instrText>
      </w:r>
      <w:r>
        <w:fldChar w:fldCharType="separate"/>
      </w:r>
      <w:r>
        <w:rPr>
          <w:rFonts w:hint="eastAsia"/>
        </w:rPr>
        <w:t xml:space="preserve">3.2 </w:t>
      </w:r>
      <w:r>
        <w:rPr>
          <w:rFonts w:hint="eastAsia"/>
          <w:szCs w:val="28"/>
        </w:rPr>
        <w:t>功能性</w:t>
      </w:r>
      <w:r>
        <w:rPr>
          <w:szCs w:val="28"/>
        </w:rPr>
        <w:t>需求</w:t>
      </w:r>
      <w:r>
        <w:tab/>
      </w:r>
      <w:r>
        <w:fldChar w:fldCharType="begin"/>
      </w:r>
      <w:r>
        <w:instrText xml:space="preserve"> PAGEREF _Toc12854 \h </w:instrText>
      </w:r>
      <w:r>
        <w:fldChar w:fldCharType="separate"/>
      </w:r>
      <w:r>
        <w:t>10</w:t>
      </w:r>
      <w:r>
        <w:fldChar w:fldCharType="end"/>
      </w:r>
      <w:r>
        <w:fldChar w:fldCharType="end"/>
      </w:r>
    </w:p>
    <w:p>
      <w:pPr>
        <w:pStyle w:val="10"/>
        <w:tabs>
          <w:tab w:val="right" w:leader="dot" w:pos="7937"/>
          <w:tab w:val="clear" w:pos="8296"/>
        </w:tabs>
      </w:pPr>
      <w:r>
        <w:fldChar w:fldCharType="begin"/>
      </w:r>
      <w:r>
        <w:instrText xml:space="preserve"> HYPERLINK \l _Toc20713 </w:instrText>
      </w:r>
      <w:r>
        <w:fldChar w:fldCharType="separate"/>
      </w:r>
      <w:r>
        <w:rPr>
          <w:rFonts w:hint="eastAsia"/>
        </w:rPr>
        <w:t xml:space="preserve">3.2.1 </w:t>
      </w:r>
      <w:r>
        <w:t>系统总体功能需求</w:t>
      </w:r>
      <w:r>
        <w:tab/>
      </w:r>
      <w:r>
        <w:fldChar w:fldCharType="begin"/>
      </w:r>
      <w:r>
        <w:instrText xml:space="preserve"> PAGEREF _Toc20713 \h </w:instrText>
      </w:r>
      <w:r>
        <w:fldChar w:fldCharType="separate"/>
      </w:r>
      <w:r>
        <w:t>10</w:t>
      </w:r>
      <w:r>
        <w:fldChar w:fldCharType="end"/>
      </w:r>
      <w:r>
        <w:fldChar w:fldCharType="end"/>
      </w:r>
    </w:p>
    <w:p>
      <w:pPr>
        <w:pStyle w:val="10"/>
        <w:tabs>
          <w:tab w:val="right" w:leader="dot" w:pos="7937"/>
          <w:tab w:val="clear" w:pos="8296"/>
        </w:tabs>
      </w:pPr>
      <w:r>
        <w:fldChar w:fldCharType="begin"/>
      </w:r>
      <w:r>
        <w:instrText xml:space="preserve"> HYPERLINK \l _Toc1527 </w:instrText>
      </w:r>
      <w:r>
        <w:fldChar w:fldCharType="separate"/>
      </w:r>
      <w:r>
        <w:rPr>
          <w:rFonts w:hint="eastAsia"/>
        </w:rPr>
        <w:t xml:space="preserve">3.2.2 </w:t>
      </w:r>
      <w:r>
        <w:t>模块功能需求描述</w:t>
      </w:r>
      <w:r>
        <w:tab/>
      </w:r>
      <w:r>
        <w:fldChar w:fldCharType="begin"/>
      </w:r>
      <w:r>
        <w:instrText xml:space="preserve"> PAGEREF _Toc1527 \h </w:instrText>
      </w:r>
      <w:r>
        <w:fldChar w:fldCharType="separate"/>
      </w:r>
      <w:r>
        <w:t>11</w:t>
      </w:r>
      <w:r>
        <w:fldChar w:fldCharType="end"/>
      </w:r>
      <w:r>
        <w:fldChar w:fldCharType="end"/>
      </w:r>
    </w:p>
    <w:p>
      <w:pPr>
        <w:pStyle w:val="16"/>
        <w:tabs>
          <w:tab w:val="right" w:leader="dot" w:pos="7937"/>
          <w:tab w:val="clear" w:pos="8296"/>
        </w:tabs>
      </w:pPr>
      <w:r>
        <w:fldChar w:fldCharType="begin"/>
      </w:r>
      <w:r>
        <w:instrText xml:space="preserve"> HYPERLINK \l _Toc7246 </w:instrText>
      </w:r>
      <w:r>
        <w:fldChar w:fldCharType="separate"/>
      </w:r>
      <w:r>
        <w:rPr>
          <w:rFonts w:hint="eastAsia"/>
        </w:rPr>
        <w:t xml:space="preserve">3.3 </w:t>
      </w:r>
      <w:r>
        <w:rPr>
          <w:rFonts w:hint="eastAsia"/>
          <w:szCs w:val="28"/>
        </w:rPr>
        <w:t>非功能性</w:t>
      </w:r>
      <w:r>
        <w:rPr>
          <w:szCs w:val="28"/>
        </w:rPr>
        <w:t>需求</w:t>
      </w:r>
      <w:r>
        <w:tab/>
      </w:r>
      <w:r>
        <w:fldChar w:fldCharType="begin"/>
      </w:r>
      <w:r>
        <w:instrText xml:space="preserve"> PAGEREF _Toc7246 \h </w:instrText>
      </w:r>
      <w:r>
        <w:fldChar w:fldCharType="separate"/>
      </w:r>
      <w:r>
        <w:t>12</w:t>
      </w:r>
      <w:r>
        <w:fldChar w:fldCharType="end"/>
      </w:r>
      <w:r>
        <w:fldChar w:fldCharType="end"/>
      </w:r>
    </w:p>
    <w:p>
      <w:pPr>
        <w:pStyle w:val="14"/>
        <w:tabs>
          <w:tab w:val="right" w:leader="dot" w:pos="7937"/>
          <w:tab w:val="clear" w:pos="8296"/>
        </w:tabs>
      </w:pPr>
      <w:r>
        <w:fldChar w:fldCharType="begin"/>
      </w:r>
      <w:r>
        <w:instrText xml:space="preserve"> HYPERLINK \l _Toc15865 </w:instrText>
      </w:r>
      <w:r>
        <w:fldChar w:fldCharType="separate"/>
      </w:r>
      <w:r>
        <w:rPr>
          <w:rFonts w:hint="eastAsia"/>
        </w:rPr>
        <w:t xml:space="preserve">4 </w:t>
      </w:r>
      <w:r>
        <w:t>总体设计</w:t>
      </w:r>
      <w:r>
        <w:tab/>
      </w:r>
      <w:r>
        <w:fldChar w:fldCharType="begin"/>
      </w:r>
      <w:r>
        <w:instrText xml:space="preserve"> PAGEREF _Toc15865 \h </w:instrText>
      </w:r>
      <w:r>
        <w:fldChar w:fldCharType="separate"/>
      </w:r>
      <w:r>
        <w:t>13</w:t>
      </w:r>
      <w:r>
        <w:fldChar w:fldCharType="end"/>
      </w:r>
      <w:r>
        <w:fldChar w:fldCharType="end"/>
      </w:r>
    </w:p>
    <w:p>
      <w:pPr>
        <w:pStyle w:val="16"/>
        <w:tabs>
          <w:tab w:val="right" w:leader="dot" w:pos="7937"/>
          <w:tab w:val="clear" w:pos="8296"/>
        </w:tabs>
      </w:pPr>
      <w:r>
        <w:fldChar w:fldCharType="begin"/>
      </w:r>
      <w:r>
        <w:instrText xml:space="preserve"> HYPERLINK \l _Toc23379 </w:instrText>
      </w:r>
      <w:r>
        <w:fldChar w:fldCharType="separate"/>
      </w:r>
      <w:r>
        <w:rPr>
          <w:rFonts w:hint="eastAsia"/>
        </w:rPr>
        <w:t>4.1 系统总体设计</w:t>
      </w:r>
      <w:r>
        <w:tab/>
      </w:r>
      <w:r>
        <w:fldChar w:fldCharType="begin"/>
      </w:r>
      <w:r>
        <w:instrText xml:space="preserve"> PAGEREF _Toc23379 \h </w:instrText>
      </w:r>
      <w:r>
        <w:fldChar w:fldCharType="separate"/>
      </w:r>
      <w:r>
        <w:t>13</w:t>
      </w:r>
      <w:r>
        <w:fldChar w:fldCharType="end"/>
      </w:r>
      <w:r>
        <w:fldChar w:fldCharType="end"/>
      </w:r>
    </w:p>
    <w:p>
      <w:pPr>
        <w:pStyle w:val="16"/>
        <w:tabs>
          <w:tab w:val="right" w:leader="dot" w:pos="7937"/>
          <w:tab w:val="clear" w:pos="8296"/>
        </w:tabs>
      </w:pPr>
      <w:r>
        <w:fldChar w:fldCharType="begin"/>
      </w:r>
      <w:r>
        <w:instrText xml:space="preserve"> HYPERLINK \l _Toc10977 </w:instrText>
      </w:r>
      <w:r>
        <w:fldChar w:fldCharType="separate"/>
      </w:r>
      <w:r>
        <w:rPr>
          <w:rFonts w:hint="eastAsia"/>
        </w:rPr>
        <w:t xml:space="preserve">4.2 </w:t>
      </w:r>
      <w:r>
        <w:rPr>
          <w:rFonts w:hint="eastAsia"/>
          <w:lang w:val="en-US" w:eastAsia="zh-CN"/>
        </w:rPr>
        <w:t>系统详细</w:t>
      </w:r>
      <w:r>
        <w:rPr>
          <w:rFonts w:hint="eastAsia"/>
        </w:rPr>
        <w:t>设计</w:t>
      </w:r>
      <w:r>
        <w:tab/>
      </w:r>
      <w:r>
        <w:fldChar w:fldCharType="begin"/>
      </w:r>
      <w:r>
        <w:instrText xml:space="preserve"> PAGEREF _Toc10977 \h </w:instrText>
      </w:r>
      <w:r>
        <w:fldChar w:fldCharType="separate"/>
      </w:r>
      <w:r>
        <w:t>13</w:t>
      </w:r>
      <w:r>
        <w:fldChar w:fldCharType="end"/>
      </w:r>
      <w:r>
        <w:fldChar w:fldCharType="end"/>
      </w:r>
    </w:p>
    <w:p>
      <w:pPr>
        <w:pStyle w:val="10"/>
        <w:tabs>
          <w:tab w:val="right" w:leader="dot" w:pos="7937"/>
          <w:tab w:val="clear" w:pos="8296"/>
        </w:tabs>
      </w:pPr>
      <w:r>
        <w:fldChar w:fldCharType="begin"/>
      </w:r>
      <w:r>
        <w:instrText xml:space="preserve"> HYPERLINK \l _Toc31061 </w:instrText>
      </w:r>
      <w:r>
        <w:fldChar w:fldCharType="separate"/>
      </w:r>
      <w:r>
        <w:rPr>
          <w:rFonts w:hint="eastAsia"/>
        </w:rPr>
        <w:t xml:space="preserve">4.2.1 </w:t>
      </w:r>
      <w:r>
        <w:rPr>
          <w:rFonts w:hint="eastAsia"/>
          <w:lang w:val="en-US" w:eastAsia="zh-CN"/>
        </w:rPr>
        <w:t>注册流程</w:t>
      </w:r>
      <w:r>
        <w:rPr>
          <w:rFonts w:hint="eastAsia"/>
        </w:rPr>
        <w:t>设计</w:t>
      </w:r>
      <w:r>
        <w:tab/>
      </w:r>
      <w:r>
        <w:fldChar w:fldCharType="begin"/>
      </w:r>
      <w:r>
        <w:instrText xml:space="preserve"> PAGEREF _Toc31061 \h </w:instrText>
      </w:r>
      <w:r>
        <w:fldChar w:fldCharType="separate"/>
      </w:r>
      <w:r>
        <w:t>13</w:t>
      </w:r>
      <w:r>
        <w:fldChar w:fldCharType="end"/>
      </w:r>
      <w:r>
        <w:fldChar w:fldCharType="end"/>
      </w:r>
    </w:p>
    <w:p>
      <w:pPr>
        <w:pStyle w:val="10"/>
        <w:tabs>
          <w:tab w:val="right" w:leader="dot" w:pos="7937"/>
          <w:tab w:val="clear" w:pos="8296"/>
        </w:tabs>
      </w:pPr>
      <w:r>
        <w:fldChar w:fldCharType="begin"/>
      </w:r>
      <w:r>
        <w:instrText xml:space="preserve"> HYPERLINK \l _Toc31447 </w:instrText>
      </w:r>
      <w:r>
        <w:fldChar w:fldCharType="separate"/>
      </w:r>
      <w:r>
        <w:rPr>
          <w:rFonts w:hint="eastAsia"/>
        </w:rPr>
        <w:t xml:space="preserve">4.2.2 </w:t>
      </w:r>
      <w:r>
        <w:rPr>
          <w:rFonts w:hint="eastAsia"/>
          <w:lang w:val="en-US" w:eastAsia="zh-CN"/>
        </w:rPr>
        <w:t>登录流程</w:t>
      </w:r>
      <w:r>
        <w:rPr>
          <w:rFonts w:hint="eastAsia"/>
        </w:rPr>
        <w:t>设计</w:t>
      </w:r>
      <w:r>
        <w:tab/>
      </w:r>
      <w:r>
        <w:fldChar w:fldCharType="begin"/>
      </w:r>
      <w:r>
        <w:instrText xml:space="preserve"> PAGEREF _Toc31447 \h </w:instrText>
      </w:r>
      <w:r>
        <w:fldChar w:fldCharType="separate"/>
      </w:r>
      <w:r>
        <w:t>14</w:t>
      </w:r>
      <w:r>
        <w:fldChar w:fldCharType="end"/>
      </w:r>
      <w:r>
        <w:fldChar w:fldCharType="end"/>
      </w:r>
    </w:p>
    <w:p>
      <w:pPr>
        <w:pStyle w:val="16"/>
        <w:tabs>
          <w:tab w:val="right" w:leader="dot" w:pos="7937"/>
          <w:tab w:val="clear" w:pos="8296"/>
        </w:tabs>
      </w:pPr>
      <w:r>
        <w:fldChar w:fldCharType="begin"/>
      </w:r>
      <w:r>
        <w:instrText xml:space="preserve"> HYPERLINK \l _Toc806 </w:instrText>
      </w:r>
      <w:r>
        <w:fldChar w:fldCharType="separate"/>
      </w:r>
      <w:r>
        <w:rPr>
          <w:rFonts w:hint="eastAsia"/>
        </w:rPr>
        <w:t>4.3 数据库设计</w:t>
      </w:r>
      <w:r>
        <w:tab/>
      </w:r>
      <w:r>
        <w:fldChar w:fldCharType="begin"/>
      </w:r>
      <w:r>
        <w:instrText xml:space="preserve"> PAGEREF _Toc806 \h </w:instrText>
      </w:r>
      <w:r>
        <w:fldChar w:fldCharType="separate"/>
      </w:r>
      <w:r>
        <w:t>15</w:t>
      </w:r>
      <w:r>
        <w:fldChar w:fldCharType="end"/>
      </w:r>
      <w:r>
        <w:fldChar w:fldCharType="end"/>
      </w:r>
    </w:p>
    <w:p>
      <w:pPr>
        <w:pStyle w:val="10"/>
        <w:tabs>
          <w:tab w:val="right" w:leader="dot" w:pos="7937"/>
          <w:tab w:val="clear" w:pos="8296"/>
        </w:tabs>
      </w:pPr>
      <w:r>
        <w:fldChar w:fldCharType="begin"/>
      </w:r>
      <w:r>
        <w:instrText xml:space="preserve"> HYPERLINK \l _Toc2406 </w:instrText>
      </w:r>
      <w:r>
        <w:fldChar w:fldCharType="separate"/>
      </w:r>
      <w:r>
        <w:rPr>
          <w:rFonts w:hint="eastAsia"/>
        </w:rPr>
        <w:t xml:space="preserve">4.3.1 </w:t>
      </w:r>
      <w:r>
        <w:rPr>
          <w:rFonts w:hint="eastAsia"/>
          <w:lang w:eastAsia="zh-CN"/>
        </w:rPr>
        <w:t>实体属性</w:t>
      </w:r>
      <w:r>
        <w:rPr>
          <w:rFonts w:hint="eastAsia"/>
        </w:rPr>
        <w:t>图设计</w:t>
      </w:r>
      <w:r>
        <w:tab/>
      </w:r>
      <w:r>
        <w:fldChar w:fldCharType="begin"/>
      </w:r>
      <w:r>
        <w:instrText xml:space="preserve"> PAGEREF _Toc2406 \h </w:instrText>
      </w:r>
      <w:r>
        <w:fldChar w:fldCharType="separate"/>
      </w:r>
      <w:r>
        <w:t>15</w:t>
      </w:r>
      <w:r>
        <w:fldChar w:fldCharType="end"/>
      </w:r>
      <w:r>
        <w:fldChar w:fldCharType="end"/>
      </w:r>
    </w:p>
    <w:p>
      <w:pPr>
        <w:pStyle w:val="10"/>
        <w:tabs>
          <w:tab w:val="right" w:leader="dot" w:pos="7937"/>
          <w:tab w:val="clear" w:pos="8296"/>
        </w:tabs>
      </w:pPr>
      <w:r>
        <w:fldChar w:fldCharType="begin"/>
      </w:r>
      <w:r>
        <w:instrText xml:space="preserve"> HYPERLINK \l _Toc2057 </w:instrText>
      </w:r>
      <w:r>
        <w:fldChar w:fldCharType="separate"/>
      </w:r>
      <w:r>
        <w:rPr>
          <w:rFonts w:hint="eastAsia"/>
        </w:rPr>
        <w:t>4.3.2 数据库表结构</w:t>
      </w:r>
      <w:r>
        <w:tab/>
      </w:r>
      <w:r>
        <w:fldChar w:fldCharType="begin"/>
      </w:r>
      <w:r>
        <w:instrText xml:space="preserve"> PAGEREF _Toc2057 \h </w:instrText>
      </w:r>
      <w:r>
        <w:fldChar w:fldCharType="separate"/>
      </w:r>
      <w:r>
        <w:t>20</w:t>
      </w:r>
      <w:r>
        <w:fldChar w:fldCharType="end"/>
      </w:r>
      <w:r>
        <w:fldChar w:fldCharType="end"/>
      </w:r>
    </w:p>
    <w:p>
      <w:pPr>
        <w:pStyle w:val="14"/>
        <w:tabs>
          <w:tab w:val="right" w:leader="dot" w:pos="7937"/>
          <w:tab w:val="clear" w:pos="8296"/>
        </w:tabs>
      </w:pPr>
      <w:r>
        <w:fldChar w:fldCharType="begin"/>
      </w:r>
      <w:r>
        <w:instrText xml:space="preserve"> HYPERLINK \l _Toc19239 </w:instrText>
      </w:r>
      <w:r>
        <w:fldChar w:fldCharType="separate"/>
      </w:r>
      <w:r>
        <w:rPr>
          <w:rFonts w:hint="eastAsia"/>
        </w:rPr>
        <w:t xml:space="preserve">5 </w:t>
      </w:r>
      <w:r>
        <w:rPr>
          <w:szCs w:val="28"/>
        </w:rPr>
        <w:t>详细设计</w:t>
      </w:r>
      <w:r>
        <w:rPr>
          <w:rFonts w:hint="eastAsia"/>
          <w:szCs w:val="28"/>
        </w:rPr>
        <w:t>与实现</w:t>
      </w:r>
      <w:r>
        <w:tab/>
      </w:r>
      <w:r>
        <w:fldChar w:fldCharType="begin"/>
      </w:r>
      <w:r>
        <w:instrText xml:space="preserve"> PAGEREF _Toc19239 \h </w:instrText>
      </w:r>
      <w:r>
        <w:fldChar w:fldCharType="separate"/>
      </w:r>
      <w:r>
        <w:t>31</w:t>
      </w:r>
      <w:r>
        <w:fldChar w:fldCharType="end"/>
      </w:r>
      <w:r>
        <w:fldChar w:fldCharType="end"/>
      </w:r>
    </w:p>
    <w:p>
      <w:pPr>
        <w:pStyle w:val="16"/>
        <w:tabs>
          <w:tab w:val="right" w:leader="dot" w:pos="7937"/>
          <w:tab w:val="clear" w:pos="8296"/>
        </w:tabs>
      </w:pPr>
      <w:r>
        <w:fldChar w:fldCharType="begin"/>
      </w:r>
      <w:r>
        <w:instrText xml:space="preserve"> HYPERLINK \l _Toc11049 </w:instrText>
      </w:r>
      <w:r>
        <w:fldChar w:fldCharType="separate"/>
      </w:r>
      <w:r>
        <w:rPr>
          <w:rFonts w:hint="eastAsia"/>
        </w:rPr>
        <w:t>5.1 用户模块实现</w:t>
      </w:r>
      <w:r>
        <w:tab/>
      </w:r>
      <w:r>
        <w:fldChar w:fldCharType="begin"/>
      </w:r>
      <w:r>
        <w:instrText xml:space="preserve"> PAGEREF _Toc11049 \h </w:instrText>
      </w:r>
      <w:r>
        <w:fldChar w:fldCharType="separate"/>
      </w:r>
      <w:r>
        <w:t>31</w:t>
      </w:r>
      <w:r>
        <w:fldChar w:fldCharType="end"/>
      </w:r>
      <w:r>
        <w:fldChar w:fldCharType="end"/>
      </w:r>
    </w:p>
    <w:p>
      <w:pPr>
        <w:pStyle w:val="10"/>
        <w:tabs>
          <w:tab w:val="right" w:leader="dot" w:pos="7937"/>
          <w:tab w:val="clear" w:pos="8296"/>
        </w:tabs>
      </w:pPr>
      <w:r>
        <w:fldChar w:fldCharType="begin"/>
      </w:r>
      <w:r>
        <w:instrText xml:space="preserve"> HYPERLINK \l _Toc7105 </w:instrText>
      </w:r>
      <w:r>
        <w:fldChar w:fldCharType="separate"/>
      </w:r>
      <w:r>
        <w:rPr>
          <w:rFonts w:hint="eastAsia"/>
        </w:rPr>
        <w:t>5.1.1 首页模块</w:t>
      </w:r>
      <w:r>
        <w:tab/>
      </w:r>
      <w:r>
        <w:fldChar w:fldCharType="begin"/>
      </w:r>
      <w:r>
        <w:instrText xml:space="preserve"> PAGEREF _Toc7105 \h </w:instrText>
      </w:r>
      <w:r>
        <w:fldChar w:fldCharType="separate"/>
      </w:r>
      <w:r>
        <w:t>31</w:t>
      </w:r>
      <w:r>
        <w:fldChar w:fldCharType="end"/>
      </w:r>
      <w:r>
        <w:fldChar w:fldCharType="end"/>
      </w:r>
    </w:p>
    <w:p>
      <w:pPr>
        <w:pStyle w:val="10"/>
        <w:tabs>
          <w:tab w:val="right" w:leader="dot" w:pos="7937"/>
          <w:tab w:val="clear" w:pos="8296"/>
        </w:tabs>
      </w:pPr>
      <w:r>
        <w:fldChar w:fldCharType="begin"/>
      </w:r>
      <w:r>
        <w:instrText xml:space="preserve"> HYPERLINK \l _Toc12814 </w:instrText>
      </w:r>
      <w:r>
        <w:fldChar w:fldCharType="separate"/>
      </w:r>
      <w:r>
        <w:rPr>
          <w:rFonts w:hint="eastAsia"/>
        </w:rPr>
        <w:t>5.1.2 线上课程模块</w:t>
      </w:r>
      <w:r>
        <w:tab/>
      </w:r>
      <w:r>
        <w:fldChar w:fldCharType="begin"/>
      </w:r>
      <w:r>
        <w:instrText xml:space="preserve"> PAGEREF _Toc12814 \h </w:instrText>
      </w:r>
      <w:r>
        <w:fldChar w:fldCharType="separate"/>
      </w:r>
      <w:r>
        <w:t>31</w:t>
      </w:r>
      <w:r>
        <w:fldChar w:fldCharType="end"/>
      </w:r>
      <w:r>
        <w:fldChar w:fldCharType="end"/>
      </w:r>
    </w:p>
    <w:p>
      <w:pPr>
        <w:pStyle w:val="10"/>
        <w:tabs>
          <w:tab w:val="right" w:leader="dot" w:pos="7937"/>
          <w:tab w:val="clear" w:pos="8296"/>
        </w:tabs>
      </w:pPr>
      <w:r>
        <w:fldChar w:fldCharType="begin"/>
      </w:r>
      <w:r>
        <w:instrText xml:space="preserve"> HYPERLINK \l _Toc10515 </w:instrText>
      </w:r>
      <w:r>
        <w:fldChar w:fldCharType="separate"/>
      </w:r>
      <w:r>
        <w:rPr>
          <w:rFonts w:hint="eastAsia"/>
        </w:rPr>
        <w:t>5.1.3 课程学习模块</w:t>
      </w:r>
      <w:r>
        <w:tab/>
      </w:r>
      <w:r>
        <w:fldChar w:fldCharType="begin"/>
      </w:r>
      <w:r>
        <w:instrText xml:space="preserve"> PAGEREF _Toc10515 \h </w:instrText>
      </w:r>
      <w:r>
        <w:fldChar w:fldCharType="separate"/>
      </w:r>
      <w:r>
        <w:t>32</w:t>
      </w:r>
      <w:r>
        <w:fldChar w:fldCharType="end"/>
      </w:r>
      <w:r>
        <w:fldChar w:fldCharType="end"/>
      </w:r>
    </w:p>
    <w:p>
      <w:pPr>
        <w:pStyle w:val="10"/>
        <w:tabs>
          <w:tab w:val="right" w:leader="dot" w:pos="7937"/>
          <w:tab w:val="clear" w:pos="8296"/>
        </w:tabs>
      </w:pPr>
      <w:r>
        <w:fldChar w:fldCharType="begin"/>
      </w:r>
      <w:r>
        <w:instrText xml:space="preserve"> HYPERLINK \l _Toc32690 </w:instrText>
      </w:r>
      <w:r>
        <w:fldChar w:fldCharType="separate"/>
      </w:r>
      <w:r>
        <w:rPr>
          <w:rFonts w:hint="eastAsia"/>
        </w:rPr>
        <w:t>5.1.4 编程测试模块</w:t>
      </w:r>
      <w:r>
        <w:tab/>
      </w:r>
      <w:r>
        <w:fldChar w:fldCharType="begin"/>
      </w:r>
      <w:r>
        <w:instrText xml:space="preserve"> PAGEREF _Toc32690 \h </w:instrText>
      </w:r>
      <w:r>
        <w:fldChar w:fldCharType="separate"/>
      </w:r>
      <w:r>
        <w:t>33</w:t>
      </w:r>
      <w:r>
        <w:fldChar w:fldCharType="end"/>
      </w:r>
      <w:r>
        <w:fldChar w:fldCharType="end"/>
      </w:r>
    </w:p>
    <w:p>
      <w:pPr>
        <w:pStyle w:val="10"/>
        <w:tabs>
          <w:tab w:val="right" w:leader="dot" w:pos="7937"/>
          <w:tab w:val="clear" w:pos="8296"/>
        </w:tabs>
      </w:pPr>
      <w:r>
        <w:fldChar w:fldCharType="begin"/>
      </w:r>
      <w:r>
        <w:instrText xml:space="preserve"> HYPERLINK \l _Toc19582 </w:instrText>
      </w:r>
      <w:r>
        <w:fldChar w:fldCharType="separate"/>
      </w:r>
      <w:r>
        <w:rPr>
          <w:rFonts w:hint="eastAsia"/>
        </w:rPr>
        <w:t xml:space="preserve">5.1.5 </w:t>
      </w:r>
      <w:r>
        <w:rPr>
          <w:rFonts w:hint="eastAsia"/>
          <w:lang w:eastAsia="zh-CN"/>
        </w:rPr>
        <w:t>AI</w:t>
      </w:r>
      <w:r>
        <w:rPr>
          <w:rFonts w:hint="eastAsia"/>
        </w:rPr>
        <w:t>问答模块</w:t>
      </w:r>
      <w:r>
        <w:tab/>
      </w:r>
      <w:r>
        <w:fldChar w:fldCharType="begin"/>
      </w:r>
      <w:r>
        <w:instrText xml:space="preserve"> PAGEREF _Toc19582 \h </w:instrText>
      </w:r>
      <w:r>
        <w:fldChar w:fldCharType="separate"/>
      </w:r>
      <w:r>
        <w:t>33</w:t>
      </w:r>
      <w:r>
        <w:fldChar w:fldCharType="end"/>
      </w:r>
      <w:r>
        <w:fldChar w:fldCharType="end"/>
      </w:r>
    </w:p>
    <w:p>
      <w:pPr>
        <w:pStyle w:val="16"/>
        <w:tabs>
          <w:tab w:val="right" w:leader="dot" w:pos="7937"/>
          <w:tab w:val="clear" w:pos="8296"/>
        </w:tabs>
      </w:pPr>
      <w:r>
        <w:fldChar w:fldCharType="begin"/>
      </w:r>
      <w:r>
        <w:instrText xml:space="preserve"> HYPERLINK \l _Toc10512 </w:instrText>
      </w:r>
      <w:r>
        <w:fldChar w:fldCharType="separate"/>
      </w:r>
      <w:r>
        <w:rPr>
          <w:rFonts w:hint="eastAsia"/>
        </w:rPr>
        <w:t>5.2 管理员模块实现</w:t>
      </w:r>
      <w:r>
        <w:tab/>
      </w:r>
      <w:r>
        <w:fldChar w:fldCharType="begin"/>
      </w:r>
      <w:r>
        <w:instrText xml:space="preserve"> PAGEREF _Toc10512 \h </w:instrText>
      </w:r>
      <w:r>
        <w:fldChar w:fldCharType="separate"/>
      </w:r>
      <w:r>
        <w:t>34</w:t>
      </w:r>
      <w:r>
        <w:fldChar w:fldCharType="end"/>
      </w:r>
      <w:r>
        <w:fldChar w:fldCharType="end"/>
      </w:r>
    </w:p>
    <w:p>
      <w:pPr>
        <w:pStyle w:val="10"/>
        <w:tabs>
          <w:tab w:val="right" w:leader="dot" w:pos="7937"/>
          <w:tab w:val="clear" w:pos="8296"/>
        </w:tabs>
      </w:pPr>
      <w:r>
        <w:fldChar w:fldCharType="begin"/>
      </w:r>
      <w:r>
        <w:instrText xml:space="preserve"> HYPERLINK \l _Toc27560 </w:instrText>
      </w:r>
      <w:r>
        <w:fldChar w:fldCharType="separate"/>
      </w:r>
      <w:r>
        <w:rPr>
          <w:rFonts w:hint="eastAsia"/>
        </w:rPr>
        <w:t>5.2.1 试卷管理模块</w:t>
      </w:r>
      <w:r>
        <w:tab/>
      </w:r>
      <w:r>
        <w:fldChar w:fldCharType="begin"/>
      </w:r>
      <w:r>
        <w:instrText xml:space="preserve"> PAGEREF _Toc27560 \h </w:instrText>
      </w:r>
      <w:r>
        <w:fldChar w:fldCharType="separate"/>
      </w:r>
      <w:r>
        <w:t>34</w:t>
      </w:r>
      <w:r>
        <w:fldChar w:fldCharType="end"/>
      </w:r>
      <w:r>
        <w:fldChar w:fldCharType="end"/>
      </w:r>
    </w:p>
    <w:p>
      <w:pPr>
        <w:pStyle w:val="10"/>
        <w:tabs>
          <w:tab w:val="right" w:leader="dot" w:pos="7937"/>
          <w:tab w:val="clear" w:pos="8296"/>
        </w:tabs>
      </w:pPr>
      <w:r>
        <w:fldChar w:fldCharType="begin"/>
      </w:r>
      <w:r>
        <w:instrText xml:space="preserve"> HYPERLINK \l _Toc30571 </w:instrText>
      </w:r>
      <w:r>
        <w:fldChar w:fldCharType="separate"/>
      </w:r>
      <w:r>
        <w:rPr>
          <w:rFonts w:hint="eastAsia"/>
        </w:rPr>
        <w:t>5.2.2 测试管理模块</w:t>
      </w:r>
      <w:r>
        <w:tab/>
      </w:r>
      <w:r>
        <w:fldChar w:fldCharType="begin"/>
      </w:r>
      <w:r>
        <w:instrText xml:space="preserve"> PAGEREF _Toc30571 \h </w:instrText>
      </w:r>
      <w:r>
        <w:fldChar w:fldCharType="separate"/>
      </w:r>
      <w:r>
        <w:t>34</w:t>
      </w:r>
      <w:r>
        <w:fldChar w:fldCharType="end"/>
      </w:r>
      <w:r>
        <w:fldChar w:fldCharType="end"/>
      </w:r>
    </w:p>
    <w:p>
      <w:pPr>
        <w:pStyle w:val="10"/>
        <w:tabs>
          <w:tab w:val="right" w:leader="dot" w:pos="7937"/>
          <w:tab w:val="clear" w:pos="8296"/>
        </w:tabs>
      </w:pPr>
      <w:r>
        <w:fldChar w:fldCharType="begin"/>
      </w:r>
      <w:r>
        <w:instrText xml:space="preserve"> HYPERLINK \l _Toc1071 </w:instrText>
      </w:r>
      <w:r>
        <w:fldChar w:fldCharType="separate"/>
      </w:r>
      <w:r>
        <w:rPr>
          <w:rFonts w:hint="eastAsia"/>
        </w:rPr>
        <w:t>5.2.3 课程管理模块</w:t>
      </w:r>
      <w:r>
        <w:tab/>
      </w:r>
      <w:r>
        <w:fldChar w:fldCharType="begin"/>
      </w:r>
      <w:r>
        <w:instrText xml:space="preserve"> PAGEREF _Toc1071 \h </w:instrText>
      </w:r>
      <w:r>
        <w:fldChar w:fldCharType="separate"/>
      </w:r>
      <w:r>
        <w:t>35</w:t>
      </w:r>
      <w:r>
        <w:fldChar w:fldCharType="end"/>
      </w:r>
      <w:r>
        <w:fldChar w:fldCharType="end"/>
      </w:r>
    </w:p>
    <w:p>
      <w:pPr>
        <w:pStyle w:val="14"/>
        <w:tabs>
          <w:tab w:val="right" w:leader="dot" w:pos="7937"/>
          <w:tab w:val="clear" w:pos="8296"/>
        </w:tabs>
      </w:pPr>
      <w:r>
        <w:fldChar w:fldCharType="begin"/>
      </w:r>
      <w:r>
        <w:instrText xml:space="preserve"> HYPERLINK \l _Toc3495 </w:instrText>
      </w:r>
      <w:r>
        <w:fldChar w:fldCharType="separate"/>
      </w:r>
      <w:r>
        <w:rPr>
          <w:rFonts w:hint="eastAsia"/>
        </w:rPr>
        <w:t>6 测 试</w:t>
      </w:r>
      <w:r>
        <w:tab/>
      </w:r>
      <w:r>
        <w:fldChar w:fldCharType="begin"/>
      </w:r>
      <w:r>
        <w:instrText xml:space="preserve"> PAGEREF _Toc3495 \h </w:instrText>
      </w:r>
      <w:r>
        <w:fldChar w:fldCharType="separate"/>
      </w:r>
      <w:r>
        <w:t>36</w:t>
      </w:r>
      <w:r>
        <w:fldChar w:fldCharType="end"/>
      </w:r>
      <w:r>
        <w:fldChar w:fldCharType="end"/>
      </w:r>
    </w:p>
    <w:p>
      <w:pPr>
        <w:pStyle w:val="16"/>
        <w:tabs>
          <w:tab w:val="right" w:leader="dot" w:pos="7937"/>
          <w:tab w:val="clear" w:pos="8296"/>
        </w:tabs>
      </w:pPr>
      <w:r>
        <w:fldChar w:fldCharType="begin"/>
      </w:r>
      <w:r>
        <w:instrText xml:space="preserve"> HYPERLINK \l _Toc25129 </w:instrText>
      </w:r>
      <w:r>
        <w:fldChar w:fldCharType="separate"/>
      </w:r>
      <w:r>
        <w:rPr>
          <w:rFonts w:hint="eastAsia"/>
        </w:rPr>
        <w:t xml:space="preserve">6.1 </w:t>
      </w:r>
      <w:r>
        <w:t>测试</w:t>
      </w:r>
      <w:r>
        <w:rPr>
          <w:rFonts w:hint="eastAsia"/>
        </w:rPr>
        <w:t>目的</w:t>
      </w:r>
      <w:r>
        <w:tab/>
      </w:r>
      <w:r>
        <w:fldChar w:fldCharType="begin"/>
      </w:r>
      <w:r>
        <w:instrText xml:space="preserve"> PAGEREF _Toc25129 \h </w:instrText>
      </w:r>
      <w:r>
        <w:fldChar w:fldCharType="separate"/>
      </w:r>
      <w:r>
        <w:t>36</w:t>
      </w:r>
      <w:r>
        <w:fldChar w:fldCharType="end"/>
      </w:r>
      <w:r>
        <w:fldChar w:fldCharType="end"/>
      </w:r>
    </w:p>
    <w:p>
      <w:pPr>
        <w:pStyle w:val="16"/>
        <w:tabs>
          <w:tab w:val="right" w:leader="dot" w:pos="7937"/>
          <w:tab w:val="clear" w:pos="8296"/>
        </w:tabs>
      </w:pPr>
      <w:r>
        <w:fldChar w:fldCharType="begin"/>
      </w:r>
      <w:r>
        <w:instrText xml:space="preserve"> HYPERLINK \l _Toc20822 </w:instrText>
      </w:r>
      <w:r>
        <w:fldChar w:fldCharType="separate"/>
      </w:r>
      <w:r>
        <w:rPr>
          <w:rFonts w:hint="eastAsia"/>
        </w:rPr>
        <w:t>6.2 功能测试</w:t>
      </w:r>
      <w:r>
        <w:tab/>
      </w:r>
      <w:r>
        <w:fldChar w:fldCharType="begin"/>
      </w:r>
      <w:r>
        <w:instrText xml:space="preserve"> PAGEREF _Toc20822 \h </w:instrText>
      </w:r>
      <w:r>
        <w:fldChar w:fldCharType="separate"/>
      </w:r>
      <w:r>
        <w:t>36</w:t>
      </w:r>
      <w:r>
        <w:fldChar w:fldCharType="end"/>
      </w:r>
      <w:r>
        <w:fldChar w:fldCharType="end"/>
      </w:r>
    </w:p>
    <w:p>
      <w:pPr>
        <w:pStyle w:val="10"/>
        <w:tabs>
          <w:tab w:val="right" w:leader="dot" w:pos="7937"/>
          <w:tab w:val="clear" w:pos="8296"/>
        </w:tabs>
      </w:pPr>
      <w:r>
        <w:fldChar w:fldCharType="begin"/>
      </w:r>
      <w:r>
        <w:instrText xml:space="preserve"> HYPERLINK \l _Toc16224 </w:instrText>
      </w:r>
      <w:r>
        <w:fldChar w:fldCharType="separate"/>
      </w:r>
      <w:r>
        <w:rPr>
          <w:rFonts w:hint="eastAsia"/>
        </w:rPr>
        <w:t>6.2.1 登录测试用例</w:t>
      </w:r>
      <w:r>
        <w:tab/>
      </w:r>
      <w:r>
        <w:fldChar w:fldCharType="begin"/>
      </w:r>
      <w:r>
        <w:instrText xml:space="preserve"> PAGEREF _Toc16224 \h </w:instrText>
      </w:r>
      <w:r>
        <w:fldChar w:fldCharType="separate"/>
      </w:r>
      <w:r>
        <w:t>36</w:t>
      </w:r>
      <w:r>
        <w:fldChar w:fldCharType="end"/>
      </w:r>
      <w:r>
        <w:fldChar w:fldCharType="end"/>
      </w:r>
    </w:p>
    <w:p>
      <w:pPr>
        <w:pStyle w:val="10"/>
        <w:tabs>
          <w:tab w:val="right" w:leader="dot" w:pos="7937"/>
          <w:tab w:val="clear" w:pos="8296"/>
        </w:tabs>
      </w:pPr>
      <w:r>
        <w:fldChar w:fldCharType="begin"/>
      </w:r>
      <w:r>
        <w:instrText xml:space="preserve"> HYPERLINK \l _Toc32125 </w:instrText>
      </w:r>
      <w:r>
        <w:fldChar w:fldCharType="separate"/>
      </w:r>
      <w:r>
        <w:rPr>
          <w:rFonts w:hint="eastAsia"/>
        </w:rPr>
        <w:t>6.2.2 注册测试用例</w:t>
      </w:r>
      <w:r>
        <w:tab/>
      </w:r>
      <w:r>
        <w:fldChar w:fldCharType="begin"/>
      </w:r>
      <w:r>
        <w:instrText xml:space="preserve"> PAGEREF _Toc32125 \h </w:instrText>
      </w:r>
      <w:r>
        <w:fldChar w:fldCharType="separate"/>
      </w:r>
      <w:r>
        <w:t>36</w:t>
      </w:r>
      <w:r>
        <w:fldChar w:fldCharType="end"/>
      </w:r>
      <w:r>
        <w:fldChar w:fldCharType="end"/>
      </w:r>
    </w:p>
    <w:p>
      <w:pPr>
        <w:pStyle w:val="10"/>
        <w:tabs>
          <w:tab w:val="right" w:leader="dot" w:pos="7937"/>
          <w:tab w:val="clear" w:pos="8296"/>
        </w:tabs>
      </w:pPr>
      <w:r>
        <w:fldChar w:fldCharType="begin"/>
      </w:r>
      <w:r>
        <w:instrText xml:space="preserve"> HYPERLINK \l _Toc14761 </w:instrText>
      </w:r>
      <w:r>
        <w:fldChar w:fldCharType="separate"/>
      </w:r>
      <w:r>
        <w:rPr>
          <w:rFonts w:hint="eastAsia"/>
        </w:rPr>
        <w:t>6.2.3 课程模块测试用例</w:t>
      </w:r>
      <w:r>
        <w:tab/>
      </w:r>
      <w:r>
        <w:fldChar w:fldCharType="begin"/>
      </w:r>
      <w:r>
        <w:instrText xml:space="preserve"> PAGEREF _Toc14761 \h </w:instrText>
      </w:r>
      <w:r>
        <w:fldChar w:fldCharType="separate"/>
      </w:r>
      <w:r>
        <w:t>37</w:t>
      </w:r>
      <w:r>
        <w:fldChar w:fldCharType="end"/>
      </w:r>
      <w:r>
        <w:fldChar w:fldCharType="end"/>
      </w:r>
    </w:p>
    <w:p>
      <w:pPr>
        <w:pStyle w:val="10"/>
        <w:tabs>
          <w:tab w:val="right" w:leader="dot" w:pos="7937"/>
          <w:tab w:val="clear" w:pos="8296"/>
        </w:tabs>
      </w:pPr>
      <w:r>
        <w:fldChar w:fldCharType="begin"/>
      </w:r>
      <w:r>
        <w:instrText xml:space="preserve"> HYPERLINK \l _Toc13327 </w:instrText>
      </w:r>
      <w:r>
        <w:fldChar w:fldCharType="separate"/>
      </w:r>
      <w:r>
        <w:rPr>
          <w:rFonts w:hint="eastAsia"/>
        </w:rPr>
        <w:t>6.2.4 试卷模块测试用例</w:t>
      </w:r>
      <w:r>
        <w:tab/>
      </w:r>
      <w:r>
        <w:fldChar w:fldCharType="begin"/>
      </w:r>
      <w:r>
        <w:instrText xml:space="preserve"> PAGEREF _Toc13327 \h </w:instrText>
      </w:r>
      <w:r>
        <w:fldChar w:fldCharType="separate"/>
      </w:r>
      <w:r>
        <w:t>37</w:t>
      </w:r>
      <w:r>
        <w:fldChar w:fldCharType="end"/>
      </w:r>
      <w:r>
        <w:fldChar w:fldCharType="end"/>
      </w:r>
    </w:p>
    <w:p>
      <w:pPr>
        <w:pStyle w:val="16"/>
        <w:tabs>
          <w:tab w:val="right" w:leader="dot" w:pos="7937"/>
          <w:tab w:val="clear" w:pos="8296"/>
        </w:tabs>
      </w:pPr>
      <w:r>
        <w:fldChar w:fldCharType="begin"/>
      </w:r>
      <w:r>
        <w:instrText xml:space="preserve"> HYPERLINK \l _Toc16589 </w:instrText>
      </w:r>
      <w:r>
        <w:fldChar w:fldCharType="separate"/>
      </w:r>
      <w:r>
        <w:rPr>
          <w:rFonts w:hint="eastAsia"/>
        </w:rPr>
        <w:t>6.3 性能</w:t>
      </w:r>
      <w:r>
        <w:t>测试</w:t>
      </w:r>
      <w:r>
        <w:tab/>
      </w:r>
      <w:r>
        <w:fldChar w:fldCharType="begin"/>
      </w:r>
      <w:r>
        <w:instrText xml:space="preserve"> PAGEREF _Toc16589 \h </w:instrText>
      </w:r>
      <w:r>
        <w:fldChar w:fldCharType="separate"/>
      </w:r>
      <w:r>
        <w:t>38</w:t>
      </w:r>
      <w:r>
        <w:fldChar w:fldCharType="end"/>
      </w:r>
      <w:r>
        <w:fldChar w:fldCharType="end"/>
      </w:r>
    </w:p>
    <w:p>
      <w:pPr>
        <w:pStyle w:val="16"/>
        <w:tabs>
          <w:tab w:val="right" w:leader="dot" w:pos="7937"/>
          <w:tab w:val="clear" w:pos="8296"/>
        </w:tabs>
      </w:pPr>
      <w:r>
        <w:fldChar w:fldCharType="begin"/>
      </w:r>
      <w:r>
        <w:instrText xml:space="preserve"> HYPERLINK \l _Toc19634 </w:instrText>
      </w:r>
      <w:r>
        <w:fldChar w:fldCharType="separate"/>
      </w:r>
      <w:r>
        <w:rPr>
          <w:rFonts w:hint="eastAsia"/>
        </w:rPr>
        <w:t>6.4 系统测试分析</w:t>
      </w:r>
      <w:r>
        <w:tab/>
      </w:r>
      <w:r>
        <w:fldChar w:fldCharType="begin"/>
      </w:r>
      <w:r>
        <w:instrText xml:space="preserve"> PAGEREF _Toc19634 \h </w:instrText>
      </w:r>
      <w:r>
        <w:fldChar w:fldCharType="separate"/>
      </w:r>
      <w:r>
        <w:t>38</w:t>
      </w:r>
      <w:r>
        <w:fldChar w:fldCharType="end"/>
      </w:r>
      <w:r>
        <w:fldChar w:fldCharType="end"/>
      </w:r>
    </w:p>
    <w:p>
      <w:pPr>
        <w:pStyle w:val="14"/>
        <w:tabs>
          <w:tab w:val="right" w:leader="dot" w:pos="7937"/>
          <w:tab w:val="clear" w:pos="8296"/>
        </w:tabs>
      </w:pPr>
      <w:r>
        <w:fldChar w:fldCharType="begin"/>
      </w:r>
      <w:r>
        <w:instrText xml:space="preserve"> HYPERLINK \l _Toc24792 </w:instrText>
      </w:r>
      <w:r>
        <w:fldChar w:fldCharType="separate"/>
      </w:r>
      <w:r>
        <w:rPr>
          <w:rFonts w:hint="eastAsia"/>
        </w:rPr>
        <w:t>7 结 论</w:t>
      </w:r>
      <w:r>
        <w:tab/>
      </w:r>
      <w:r>
        <w:fldChar w:fldCharType="begin"/>
      </w:r>
      <w:r>
        <w:instrText xml:space="preserve"> PAGEREF _Toc24792 \h </w:instrText>
      </w:r>
      <w:r>
        <w:fldChar w:fldCharType="separate"/>
      </w:r>
      <w:r>
        <w:t>39</w:t>
      </w:r>
      <w:r>
        <w:fldChar w:fldCharType="end"/>
      </w:r>
      <w:r>
        <w:fldChar w:fldCharType="end"/>
      </w:r>
    </w:p>
    <w:p>
      <w:pPr>
        <w:pStyle w:val="14"/>
        <w:tabs>
          <w:tab w:val="right" w:leader="dot" w:pos="7937"/>
          <w:tab w:val="clear" w:pos="8296"/>
        </w:tabs>
      </w:pPr>
      <w:r>
        <w:fldChar w:fldCharType="begin"/>
      </w:r>
      <w:r>
        <w:instrText xml:space="preserve"> HYPERLINK \l _Toc21074 </w:instrText>
      </w:r>
      <w:r>
        <w:fldChar w:fldCharType="separate"/>
      </w:r>
      <w:r>
        <w:rPr>
          <w:rFonts w:hint="eastAsia"/>
        </w:rPr>
        <w:t>参考文献</w:t>
      </w:r>
      <w:r>
        <w:tab/>
      </w:r>
      <w:r>
        <w:fldChar w:fldCharType="begin"/>
      </w:r>
      <w:r>
        <w:instrText xml:space="preserve"> PAGEREF _Toc21074 \h </w:instrText>
      </w:r>
      <w:r>
        <w:fldChar w:fldCharType="separate"/>
      </w:r>
      <w:r>
        <w:t>40</w:t>
      </w:r>
      <w:r>
        <w:fldChar w:fldCharType="end"/>
      </w:r>
      <w:r>
        <w:fldChar w:fldCharType="end"/>
      </w:r>
    </w:p>
    <w:p>
      <w:pPr>
        <w:pStyle w:val="14"/>
        <w:tabs>
          <w:tab w:val="right" w:leader="dot" w:pos="7937"/>
          <w:tab w:val="clear" w:pos="8296"/>
        </w:tabs>
      </w:pPr>
      <w:r>
        <w:fldChar w:fldCharType="begin"/>
      </w:r>
      <w:r>
        <w:instrText xml:space="preserve"> HYPERLINK \l _Toc13266 </w:instrText>
      </w:r>
      <w:r>
        <w:fldChar w:fldCharType="separate"/>
      </w:r>
      <w:r>
        <w:rPr>
          <w:rFonts w:hint="eastAsia"/>
        </w:rPr>
        <w:t>致  谢</w:t>
      </w:r>
      <w:r>
        <w:tab/>
      </w:r>
      <w:r>
        <w:fldChar w:fldCharType="begin"/>
      </w:r>
      <w:r>
        <w:instrText xml:space="preserve"> PAGEREF _Toc13266 \h </w:instrText>
      </w:r>
      <w:r>
        <w:fldChar w:fldCharType="separate"/>
      </w:r>
      <w:r>
        <w:t>42</w:t>
      </w:r>
      <w:r>
        <w:fldChar w:fldCharType="end"/>
      </w:r>
      <w:r>
        <w:fldChar w:fldCharType="end"/>
      </w:r>
    </w:p>
    <w:p>
      <w:pPr>
        <w:sectPr>
          <w:headerReference r:id="rId9" w:type="default"/>
          <w:pgSz w:w="11906" w:h="16838"/>
          <w:pgMar w:top="1701" w:right="1701" w:bottom="1134" w:left="1701" w:header="851" w:footer="992" w:gutter="567"/>
          <w:pgBorders>
            <w:top w:val="none" w:sz="0" w:space="0"/>
            <w:left w:val="none" w:sz="0" w:space="0"/>
            <w:bottom w:val="none" w:sz="0" w:space="0"/>
            <w:right w:val="none" w:sz="0" w:space="0"/>
          </w:pgBorders>
          <w:pgNumType w:fmt="upperRoman"/>
          <w:cols w:space="720" w:num="1"/>
          <w:docGrid w:linePitch="272" w:charSpace="0"/>
        </w:sectPr>
      </w:pPr>
      <w:r>
        <w:fldChar w:fldCharType="end"/>
      </w:r>
    </w:p>
    <w:p>
      <w:pPr>
        <w:pStyle w:val="38"/>
      </w:pPr>
      <w:bookmarkStart w:id="5" w:name="_Toc5168"/>
      <w:bookmarkStart w:id="6" w:name="_Toc11265"/>
      <w:r>
        <w:rPr>
          <w:rFonts w:hint="eastAsia"/>
        </w:rPr>
        <w:t>引  言</w:t>
      </w:r>
      <w:bookmarkEnd w:id="5"/>
      <w:bookmarkEnd w:id="6"/>
    </w:p>
    <w:p>
      <w:pPr>
        <w:pStyle w:val="39"/>
      </w:pPr>
      <w:bookmarkStart w:id="7" w:name="_Toc7897"/>
      <w:bookmarkStart w:id="8" w:name="_Toc7158"/>
      <w:r>
        <w:rPr>
          <w:rFonts w:hint="eastAsia"/>
        </w:rPr>
        <w:t>选题背景</w:t>
      </w:r>
      <w:bookmarkEnd w:id="7"/>
      <w:bookmarkEnd w:id="8"/>
    </w:p>
    <w:p>
      <w:pPr>
        <w:pStyle w:val="37"/>
        <w:spacing w:before="24" w:after="24"/>
        <w:ind w:firstLine="480"/>
      </w:pPr>
      <w:r>
        <w:rPr>
          <w:rFonts w:hint="eastAsia"/>
        </w:rPr>
        <w:t>随着计算机技术的飞速发展和互联网的普及，编程在各个领域的应用愈发广泛，从软件开发、数据分析到人工智能、物联网等新兴技术，都离不开编程</w:t>
      </w:r>
      <w:r>
        <w:rPr>
          <w:rFonts w:hint="eastAsia"/>
          <w:vertAlign w:val="superscript"/>
        </w:rPr>
        <w:fldChar w:fldCharType="begin"/>
      </w:r>
      <w:r>
        <w:rPr>
          <w:rFonts w:hint="eastAsia"/>
          <w:vertAlign w:val="superscript"/>
        </w:rPr>
        <w:instrText xml:space="preserve"> REF _Ref3096 \w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的支持。因此，编程教育</w:t>
      </w:r>
      <w:r>
        <w:rPr>
          <w:rFonts w:hint="eastAsia"/>
          <w:vertAlign w:val="superscript"/>
        </w:rPr>
        <w:fldChar w:fldCharType="begin"/>
      </w:r>
      <w:r>
        <w:rPr>
          <w:rFonts w:hint="eastAsia"/>
          <w:vertAlign w:val="superscript"/>
        </w:rPr>
        <w:instrText xml:space="preserve"> REF _Ref2632 \w \h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受到了前所未有的重视，无论是高校还是中小学，都纷纷开设编程相关课程，以培养学生的逻辑思维、问题解决能力和创新精神。</w:t>
      </w:r>
    </w:p>
    <w:p>
      <w:pPr>
        <w:pStyle w:val="37"/>
        <w:spacing w:before="24" w:after="24"/>
        <w:ind w:firstLine="480"/>
      </w:pPr>
      <w:r>
        <w:rPr>
          <w:rFonts w:hint="eastAsia"/>
        </w:rPr>
        <w:t>传统的编程教学方式往往存在诸多局限性。课堂教学受时间和空间的限制，学生难以随时随地进行学习和交流。教学资源相对单一，缺乏系统性和针对性，难以满足不同学生的学习需求。此外，教师在教学过程中难以全面跟踪学生的学习进度和掌握情况，无法及时给予个性化的指导和反馈。</w:t>
      </w:r>
    </w:p>
    <w:p>
      <w:pPr>
        <w:pStyle w:val="37"/>
        <w:spacing w:before="24" w:after="24"/>
        <w:ind w:firstLine="480"/>
      </w:pPr>
      <w:r>
        <w:rPr>
          <w:rFonts w:hint="eastAsia"/>
        </w:rPr>
        <w:t>同时，互联网技术和移动设备的普及为在线教育的发展提供了有力支撑。在线编程学习平台</w:t>
      </w:r>
      <w:r>
        <w:rPr>
          <w:rFonts w:hint="eastAsia"/>
          <w:vertAlign w:val="superscript"/>
        </w:rPr>
        <w:fldChar w:fldCharType="begin"/>
      </w:r>
      <w:r>
        <w:rPr>
          <w:rFonts w:hint="eastAsia"/>
          <w:vertAlign w:val="superscript"/>
        </w:rPr>
        <w:instrText xml:space="preserve"> REF _Ref3321 \r \h </w:instrText>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应运而生，但大多数平台功能不够完善，缺乏有效的学习管理机制。例如，部分平台只提供课程视频，没有配套的练习、考试和答疑功能；有些平台虽然有练习和考试模块，但缺乏智能化的学习分析和评估，无法为学生提供精准的学习建议。</w:t>
      </w:r>
    </w:p>
    <w:p>
      <w:pPr>
        <w:pStyle w:val="39"/>
      </w:pPr>
      <w:bookmarkStart w:id="9" w:name="_Toc26509"/>
      <w:bookmarkStart w:id="10" w:name="_Toc4461"/>
      <w:r>
        <w:rPr>
          <w:rFonts w:hint="eastAsia"/>
        </w:rPr>
        <w:t>意义</w:t>
      </w:r>
      <w:bookmarkEnd w:id="9"/>
      <w:bookmarkEnd w:id="10"/>
    </w:p>
    <w:p>
      <w:pPr>
        <w:pStyle w:val="37"/>
        <w:spacing w:before="24" w:after="24"/>
        <w:ind w:firstLine="480"/>
      </w:pPr>
      <w:r>
        <w:rPr>
          <w:rFonts w:hint="eastAsia"/>
        </w:rPr>
        <w:t>当前的编程学习</w:t>
      </w:r>
      <w:r>
        <w:rPr>
          <w:rFonts w:hint="eastAsia"/>
          <w:vertAlign w:val="superscript"/>
        </w:rPr>
        <w:fldChar w:fldCharType="begin"/>
      </w:r>
      <w:r>
        <w:rPr>
          <w:rFonts w:hint="eastAsia"/>
          <w:vertAlign w:val="superscript"/>
        </w:rPr>
        <w:instrText xml:space="preserve"> REF _Ref3514 \r \h </w:instrText>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rPr>
        <w:t>过程面临着很多的挑战。</w:t>
      </w:r>
      <w:r>
        <w:t>学习资源分散且缺乏系统性，学生难以在海量的网络资源中找到适合自己的学习资料，导致学习效率低下；传统的教学模式</w:t>
      </w:r>
      <w:r>
        <w:rPr>
          <w:rFonts w:hint="eastAsia"/>
        </w:rPr>
        <w:t>也</w:t>
      </w:r>
      <w:r>
        <w:t>难以满足学生的个性化学习需求，教师难以实时跟踪学生的学习进度和掌握情况，无法及时调整教学策略</w:t>
      </w:r>
      <w:r>
        <w:rPr>
          <w:vertAlign w:val="superscript"/>
        </w:rPr>
        <w:fldChar w:fldCharType="begin"/>
      </w:r>
      <w:r>
        <w:rPr>
          <w:vertAlign w:val="superscript"/>
        </w:rPr>
        <w:instrText xml:space="preserve"> REF _Ref3573 \r \h </w:instrText>
      </w:r>
      <w:r>
        <w:rPr>
          <w:vertAlign w:val="superscript"/>
        </w:rPr>
        <w:fldChar w:fldCharType="separate"/>
      </w:r>
      <w:r>
        <w:rPr>
          <w:vertAlign w:val="superscript"/>
        </w:rPr>
        <w:t>[5]</w:t>
      </w:r>
      <w:r>
        <w:rPr>
          <w:vertAlign w:val="superscript"/>
        </w:rPr>
        <w:fldChar w:fldCharType="end"/>
      </w:r>
      <w:r>
        <w:t>。此外，在编程实践环节，学生遇到问题时往往缺乏有效的交流平台和指导，阻碍了学习的深入进行。</w:t>
      </w:r>
    </w:p>
    <w:p>
      <w:pPr>
        <w:pStyle w:val="37"/>
        <w:spacing w:before="24" w:after="24"/>
        <w:ind w:firstLine="480"/>
      </w:pPr>
      <w:r>
        <w:t>该系统能够整合各类编程学习资源，为学生提供一站式的学习服务；通过个性化的学习路径规划，满足不同学生的学习节奏和需求；同时，实现教学管理的信息化，帮助教师更好地进行课程管理、作业批改，从而提升编程学习的整体效果和教学质量。开发一个高效的编程学习管理系统</w:t>
      </w:r>
      <w:r>
        <w:rPr>
          <w:vertAlign w:val="superscript"/>
        </w:rPr>
        <w:fldChar w:fldCharType="begin"/>
      </w:r>
      <w:r>
        <w:rPr>
          <w:vertAlign w:val="superscript"/>
        </w:rPr>
        <w:instrText xml:space="preserve"> REF _Ref3762 \w \h </w:instrText>
      </w:r>
      <w:r>
        <w:rPr>
          <w:vertAlign w:val="superscript"/>
        </w:rPr>
        <w:fldChar w:fldCharType="separate"/>
      </w:r>
      <w:r>
        <w:rPr>
          <w:vertAlign w:val="superscript"/>
        </w:rPr>
        <w:t>[6]</w:t>
      </w:r>
      <w:r>
        <w:rPr>
          <w:vertAlign w:val="superscript"/>
        </w:rPr>
        <w:fldChar w:fldCharType="end"/>
      </w:r>
      <w:r>
        <w:t>具有重要的现实意义。</w:t>
      </w:r>
    </w:p>
    <w:p>
      <w:pPr>
        <w:pStyle w:val="39"/>
      </w:pPr>
      <w:bookmarkStart w:id="11" w:name="_Toc8279"/>
      <w:bookmarkStart w:id="12" w:name="_Toc29302"/>
      <w:r>
        <w:rPr>
          <w:rFonts w:hint="eastAsia"/>
        </w:rPr>
        <w:t>国内外研究现状</w:t>
      </w:r>
      <w:bookmarkEnd w:id="11"/>
      <w:bookmarkEnd w:id="12"/>
    </w:p>
    <w:p>
      <w:pPr>
        <w:pStyle w:val="40"/>
      </w:pPr>
      <w:bookmarkStart w:id="13" w:name="_Toc5821"/>
      <w:bookmarkStart w:id="14" w:name="_Toc5755"/>
      <w:r>
        <w:rPr>
          <w:rFonts w:hint="eastAsia"/>
        </w:rPr>
        <w:t>国内研究现状</w:t>
      </w:r>
      <w:bookmarkEnd w:id="13"/>
      <w:bookmarkEnd w:id="14"/>
    </w:p>
    <w:p>
      <w:pPr>
        <w:pStyle w:val="37"/>
        <w:spacing w:before="24" w:after="24"/>
        <w:ind w:firstLine="480"/>
      </w:pPr>
      <w:r>
        <w:t>近年来，国内对编程学习管理系统的研究和开发也取得了显著进展。在功能设计上，国内的编程学习平台，如慕课网</w:t>
      </w:r>
      <w:r>
        <w:rPr>
          <w:vertAlign w:val="superscript"/>
        </w:rPr>
        <w:fldChar w:fldCharType="begin"/>
      </w:r>
      <w:r>
        <w:rPr>
          <w:vertAlign w:val="superscript"/>
        </w:rPr>
        <w:instrText xml:space="preserve"> REF _Ref14140 \r \h </w:instrText>
      </w:r>
      <w:r>
        <w:rPr>
          <w:vertAlign w:val="superscript"/>
        </w:rPr>
        <w:fldChar w:fldCharType="separate"/>
      </w:r>
      <w:r>
        <w:rPr>
          <w:vertAlign w:val="superscript"/>
        </w:rPr>
        <w:t>[7]</w:t>
      </w:r>
      <w:r>
        <w:rPr>
          <w:vertAlign w:val="superscript"/>
        </w:rPr>
        <w:fldChar w:fldCharType="end"/>
      </w:r>
      <w:r>
        <w:t>、网易云课堂</w:t>
      </w:r>
      <w:r>
        <w:rPr>
          <w:vertAlign w:val="superscript"/>
        </w:rPr>
        <w:fldChar w:fldCharType="begin"/>
      </w:r>
      <w:r>
        <w:rPr>
          <w:vertAlign w:val="superscript"/>
        </w:rPr>
        <w:instrText xml:space="preserve"> REF _Ref13235 \r \h </w:instrText>
      </w:r>
      <w:r>
        <w:rPr>
          <w:vertAlign w:val="superscript"/>
        </w:rPr>
        <w:fldChar w:fldCharType="separate"/>
      </w:r>
      <w:r>
        <w:rPr>
          <w:vertAlign w:val="superscript"/>
        </w:rPr>
        <w:t>[8]</w:t>
      </w:r>
      <w:r>
        <w:rPr>
          <w:vertAlign w:val="superscript"/>
        </w:rPr>
        <w:fldChar w:fldCharType="end"/>
      </w:r>
      <w:r>
        <w:t>等，不仅提供丰富的编程课程资源，还注重结合国内教育特点和学生需求，开发了具有特色的功能。慕课网针对编程初学者推出了入门引导课程，通过案例教学和实操练习，帮助学生快速掌握编程基础知识。同时，这些平台</w:t>
      </w:r>
      <w:r>
        <w:rPr>
          <w:vertAlign w:val="superscript"/>
        </w:rPr>
        <w:fldChar w:fldCharType="begin"/>
      </w:r>
      <w:r>
        <w:rPr>
          <w:vertAlign w:val="superscript"/>
        </w:rPr>
        <w:instrText xml:space="preserve"> REF _Ref13460 \r \h </w:instrText>
      </w:r>
      <w:r>
        <w:rPr>
          <w:vertAlign w:val="superscript"/>
        </w:rPr>
        <w:fldChar w:fldCharType="separate"/>
      </w:r>
      <w:r>
        <w:rPr>
          <w:vertAlign w:val="superscript"/>
        </w:rPr>
        <w:t>[9]</w:t>
      </w:r>
      <w:r>
        <w:rPr>
          <w:vertAlign w:val="superscript"/>
        </w:rPr>
        <w:fldChar w:fldCharType="end"/>
      </w:r>
      <w:r>
        <w:t>还加强了社交互动功能，学生可以在社区中交流学习心得、分享项目经验，形成良好的学习氛围。</w:t>
      </w:r>
    </w:p>
    <w:p>
      <w:pPr>
        <w:pStyle w:val="37"/>
        <w:spacing w:before="24" w:after="24"/>
        <w:ind w:firstLine="480"/>
      </w:pPr>
      <w:r>
        <w:t>在技术创新方面，国内研究紧跟国际前沿，积极探索新技术在编程学习管理系统</w:t>
      </w:r>
      <w:r>
        <w:rPr>
          <w:vertAlign w:val="superscript"/>
        </w:rPr>
        <w:fldChar w:fldCharType="begin"/>
      </w:r>
      <w:r>
        <w:rPr>
          <w:vertAlign w:val="superscript"/>
        </w:rPr>
        <w:instrText xml:space="preserve"> REF _Ref13503 \r \h </w:instrText>
      </w:r>
      <w:r>
        <w:rPr>
          <w:vertAlign w:val="superscript"/>
        </w:rPr>
        <w:fldChar w:fldCharType="separate"/>
      </w:r>
      <w:r>
        <w:rPr>
          <w:vertAlign w:val="superscript"/>
        </w:rPr>
        <w:fldChar w:fldCharType="begin"/>
      </w:r>
      <w:r>
        <w:rPr>
          <w:vertAlign w:val="superscript"/>
        </w:rPr>
        <w:instrText xml:space="preserve"> REF _Ref14688 \r \h </w:instrText>
      </w:r>
      <w:r>
        <w:rPr>
          <w:vertAlign w:val="superscript"/>
        </w:rPr>
        <w:fldChar w:fldCharType="separate"/>
      </w:r>
      <w:r>
        <w:rPr>
          <w:vertAlign w:val="superscript"/>
        </w:rPr>
        <w:t>[10]</w:t>
      </w:r>
      <w:r>
        <w:rPr>
          <w:vertAlign w:val="superscript"/>
        </w:rPr>
        <w:fldChar w:fldCharType="end"/>
      </w:r>
      <w:r>
        <w:rPr>
          <w:vertAlign w:val="superscript"/>
        </w:rPr>
        <w:fldChar w:fldCharType="end"/>
      </w:r>
      <w:r>
        <w:t>中的应用。例如，利用自然语言处理技术实现智能答疑，学生可以通过自然语言提问，系统自动给出解答；通过区块链技术保障学生学习成果的真实性和可追溯性，为学生的学习认证提供可靠依据。此外，国内高校和科研机构也在不断开展相关研究，致力于开发更适合国内教育环境的编程学习管理系统，推动编程教育的普及和发展。</w:t>
      </w:r>
    </w:p>
    <w:p>
      <w:pPr>
        <w:pStyle w:val="40"/>
      </w:pPr>
      <w:bookmarkStart w:id="15" w:name="_Toc28848"/>
      <w:bookmarkStart w:id="16" w:name="_Toc1784"/>
      <w:r>
        <w:rPr>
          <w:rFonts w:hint="eastAsia"/>
        </w:rPr>
        <w:t>国外研究现状</w:t>
      </w:r>
      <w:bookmarkEnd w:id="15"/>
      <w:bookmarkEnd w:id="16"/>
    </w:p>
    <w:p>
      <w:pPr>
        <w:pStyle w:val="37"/>
        <w:spacing w:before="24" w:after="24"/>
        <w:ind w:firstLine="480"/>
      </w:pPr>
      <w:r>
        <w:t>国外在编程教育</w:t>
      </w:r>
      <w:r>
        <w:rPr>
          <w:vertAlign w:val="superscript"/>
        </w:rPr>
        <w:fldChar w:fldCharType="begin"/>
      </w:r>
      <w:r>
        <w:rPr>
          <w:vertAlign w:val="superscript"/>
        </w:rPr>
        <w:instrText xml:space="preserve"> REF _Ref13633 \r \h </w:instrText>
      </w:r>
      <w:r>
        <w:rPr>
          <w:vertAlign w:val="superscript"/>
        </w:rPr>
        <w:fldChar w:fldCharType="separate"/>
      </w:r>
      <w:r>
        <w:rPr>
          <w:vertAlign w:val="superscript"/>
        </w:rPr>
        <w:t>[11]</w:t>
      </w:r>
      <w:r>
        <w:rPr>
          <w:vertAlign w:val="superscript"/>
        </w:rPr>
        <w:fldChar w:fldCharType="end"/>
      </w:r>
      <w:r>
        <w:t>和学习管理系统领域起步较早，积累了丰富的经验和成果。在系统功能方面，许多知名的编程学习平台，如Codecademy、Coursera等，已经实现了高度的功能集成。Codecademy提供了交互式编程学习环境，涵盖多种编程语言，学生可在线编写代码并实时查看运行结果，同时还具备个性化学习路径推荐功能，根据学生的学习进度和答题情况智能调整后续学习内容。Coursera则与全球顶尖高校合作，提供大量高质量的编程课程</w:t>
      </w:r>
      <w:r>
        <w:rPr>
          <w:vertAlign w:val="superscript"/>
        </w:rPr>
        <w:fldChar w:fldCharType="begin"/>
      </w:r>
      <w:r>
        <w:rPr>
          <w:vertAlign w:val="superscript"/>
        </w:rPr>
        <w:instrText xml:space="preserve"> REF _Ref13673 \r \h </w:instrText>
      </w:r>
      <w:r>
        <w:rPr>
          <w:vertAlign w:val="superscript"/>
        </w:rPr>
        <w:fldChar w:fldCharType="separate"/>
      </w:r>
      <w:r>
        <w:rPr>
          <w:vertAlign w:val="superscript"/>
        </w:rPr>
        <w:t>[1</w:t>
      </w:r>
      <w:r>
        <w:rPr>
          <w:rFonts w:hint="eastAsia"/>
          <w:vertAlign w:val="superscript"/>
        </w:rPr>
        <w:t>2</w:t>
      </w:r>
      <w:r>
        <w:rPr>
          <w:vertAlign w:val="superscript"/>
        </w:rPr>
        <w:t>]</w:t>
      </w:r>
      <w:r>
        <w:rPr>
          <w:vertAlign w:val="superscript"/>
        </w:rPr>
        <w:fldChar w:fldCharType="end"/>
      </w:r>
      <w:r>
        <w:t>，支持视频教学、在线讨论、作业提交与批改等功能，形成了完善的学习闭环。</w:t>
      </w:r>
    </w:p>
    <w:p>
      <w:pPr>
        <w:pStyle w:val="37"/>
        <w:spacing w:before="24" w:after="24"/>
        <w:ind w:firstLine="480"/>
      </w:pPr>
      <w:r>
        <w:t>在技术应用上，国外研究注重利用人工智能和大数据技术提升学习体验。例如，一些系统运用机器学习算法分析学生的学习行为数据，预测学生的学习表现和可能遇到的困难，提前为学生提供针对性的辅导和建议。此外，虚拟现实和增强现实技术也逐渐应用于编程教育</w:t>
      </w:r>
      <w:r>
        <w:rPr>
          <w:vertAlign w:val="superscript"/>
        </w:rPr>
        <w:fldChar w:fldCharType="begin"/>
      </w:r>
      <w:r>
        <w:rPr>
          <w:vertAlign w:val="superscript"/>
        </w:rPr>
        <w:instrText xml:space="preserve"> REF _Ref13741 \r \h </w:instrText>
      </w:r>
      <w:r>
        <w:rPr>
          <w:vertAlign w:val="superscript"/>
        </w:rPr>
        <w:fldChar w:fldCharType="separate"/>
      </w:r>
      <w:r>
        <w:rPr>
          <w:vertAlign w:val="superscript"/>
        </w:rPr>
        <w:t>[1</w:t>
      </w:r>
      <w:r>
        <w:rPr>
          <w:rFonts w:hint="eastAsia"/>
          <w:vertAlign w:val="superscript"/>
        </w:rPr>
        <w:t>3</w:t>
      </w:r>
      <w:r>
        <w:rPr>
          <w:vertAlign w:val="superscript"/>
        </w:rPr>
        <w:t>]</w:t>
      </w:r>
      <w:r>
        <w:rPr>
          <w:vertAlign w:val="superscript"/>
        </w:rPr>
        <w:fldChar w:fldCharType="end"/>
      </w:r>
      <w:r>
        <w:t>中，为学生创造沉浸式的学习环境，增强学习的趣味性和互动性。</w:t>
      </w:r>
      <w:r>
        <w:rPr>
          <w:rFonts w:hint="eastAsia"/>
        </w:rPr>
        <w:t xml:space="preserve"> </w:t>
      </w:r>
    </w:p>
    <w:p>
      <w:pPr>
        <w:pStyle w:val="39"/>
      </w:pPr>
      <w:bookmarkStart w:id="17" w:name="_Toc30637"/>
      <w:bookmarkStart w:id="18" w:name="_Toc24438"/>
      <w:r>
        <w:rPr>
          <w:rFonts w:hint="eastAsia"/>
          <w:szCs w:val="28"/>
        </w:rPr>
        <w:t>论文主要内容</w:t>
      </w:r>
      <w:bookmarkEnd w:id="17"/>
      <w:bookmarkEnd w:id="18"/>
    </w:p>
    <w:p>
      <w:pPr>
        <w:pStyle w:val="37"/>
        <w:spacing w:before="24" w:after="24"/>
        <w:ind w:firstLine="480"/>
      </w:pPr>
      <w:r>
        <w:t xml:space="preserve"> 第一章</w:t>
      </w:r>
      <w:r>
        <w:rPr>
          <w:rFonts w:hint="eastAsia"/>
        </w:rPr>
        <w:t>，引言，</w:t>
      </w:r>
      <w:r>
        <w:t>阐述了研究的背景、目的和意义，讲述了</w:t>
      </w:r>
      <w:r>
        <w:rPr>
          <w:rFonts w:hint="eastAsia"/>
        </w:rPr>
        <w:t>编程学习管理系统</w:t>
      </w:r>
      <w:r>
        <w:t>的国内外</w:t>
      </w:r>
      <w:r>
        <w:rPr>
          <w:rFonts w:hint="eastAsia"/>
        </w:rPr>
        <w:t>研究现</w:t>
      </w:r>
      <w:r>
        <w:t xml:space="preserve">状，最后说明了报告结构。 </w:t>
      </w:r>
    </w:p>
    <w:p>
      <w:pPr>
        <w:pStyle w:val="37"/>
        <w:spacing w:before="24" w:after="24"/>
        <w:ind w:firstLine="480"/>
      </w:pPr>
      <w:r>
        <w:t>第二章</w:t>
      </w:r>
      <w:r>
        <w:rPr>
          <w:rFonts w:hint="eastAsia"/>
        </w:rPr>
        <w:t>，</w:t>
      </w:r>
      <w:r>
        <w:t>关键技术介绍</w:t>
      </w:r>
      <w:r>
        <w:rPr>
          <w:rFonts w:hint="eastAsia"/>
        </w:rPr>
        <w:t>，</w:t>
      </w:r>
      <w:r>
        <w:t xml:space="preserve">主要说明了项目使用的关键性技术，包括 </w:t>
      </w:r>
      <w:r>
        <w:rPr>
          <w:rFonts w:hint="eastAsia"/>
          <w:lang w:eastAsia="zh-CN"/>
        </w:rPr>
        <w:t>SpringBoot</w:t>
      </w:r>
      <w:r>
        <w:t>、 Vue.js 框架，</w:t>
      </w:r>
      <w:r>
        <w:rPr>
          <w:rFonts w:hint="eastAsia"/>
          <w:lang w:eastAsia="zh-CN"/>
        </w:rPr>
        <w:t>MySQL</w:t>
      </w:r>
      <w:r>
        <w:t>，</w:t>
      </w:r>
      <w:r>
        <w:rPr>
          <w:rFonts w:hint="eastAsia"/>
        </w:rPr>
        <w:t>Mybatis Plus等</w:t>
      </w:r>
      <w:r>
        <w:t xml:space="preserve">。 </w:t>
      </w:r>
    </w:p>
    <w:p>
      <w:pPr>
        <w:pStyle w:val="37"/>
        <w:spacing w:before="24" w:after="24"/>
        <w:ind w:firstLine="480"/>
      </w:pPr>
      <w:r>
        <w:t>第三章</w:t>
      </w:r>
      <w:r>
        <w:rPr>
          <w:rFonts w:hint="eastAsia"/>
        </w:rPr>
        <w:t>，需求与分析。</w:t>
      </w:r>
      <w:r>
        <w:t>从</w:t>
      </w:r>
      <w:r>
        <w:rPr>
          <w:rFonts w:hint="eastAsia"/>
        </w:rPr>
        <w:t>可行性分析</w:t>
      </w:r>
      <w:r>
        <w:t>、</w:t>
      </w:r>
      <w:r>
        <w:rPr>
          <w:rFonts w:hint="eastAsia"/>
        </w:rPr>
        <w:t>功能性需求、非功能需求分析</w:t>
      </w:r>
      <w:r>
        <w:t xml:space="preserve">。 </w:t>
      </w:r>
    </w:p>
    <w:p>
      <w:pPr>
        <w:pStyle w:val="37"/>
        <w:spacing w:before="24" w:after="24"/>
        <w:ind w:firstLine="480"/>
      </w:pPr>
      <w:r>
        <w:t>第四章</w:t>
      </w:r>
      <w:r>
        <w:rPr>
          <w:rFonts w:hint="eastAsia"/>
        </w:rPr>
        <w:t>，总体</w:t>
      </w:r>
      <w:r>
        <w:t>设计</w:t>
      </w:r>
      <w:r>
        <w:rPr>
          <w:rFonts w:hint="eastAsia"/>
        </w:rPr>
        <w:t>，介绍</w:t>
      </w:r>
      <w:r>
        <w:t>系统</w:t>
      </w:r>
      <w:r>
        <w:rPr>
          <w:rFonts w:hint="eastAsia"/>
        </w:rPr>
        <w:t>总体</w:t>
      </w:r>
      <w:r>
        <w:t xml:space="preserve">功能结构设计和数据库设计。 </w:t>
      </w:r>
    </w:p>
    <w:p>
      <w:pPr>
        <w:pStyle w:val="37"/>
        <w:spacing w:before="24" w:after="24"/>
        <w:ind w:firstLine="480"/>
      </w:pPr>
      <w:r>
        <w:t>第五章</w:t>
      </w:r>
      <w:r>
        <w:rPr>
          <w:rFonts w:hint="eastAsia"/>
        </w:rPr>
        <w:t>，详细设计与</w:t>
      </w:r>
      <w:r>
        <w:t>实现</w:t>
      </w:r>
      <w:r>
        <w:rPr>
          <w:rFonts w:hint="eastAsia"/>
        </w:rPr>
        <w:t>，</w:t>
      </w:r>
      <w:r>
        <w:t>详细说明了</w:t>
      </w:r>
      <w:r>
        <w:rPr>
          <w:rFonts w:hint="eastAsia"/>
        </w:rPr>
        <w:t>用户具有的首页</w:t>
      </w:r>
      <w:r>
        <w:t>、</w:t>
      </w:r>
      <w:r>
        <w:rPr>
          <w:rFonts w:hint="eastAsia"/>
        </w:rPr>
        <w:t>线上课程</w:t>
      </w:r>
      <w:r>
        <w:t>、</w:t>
      </w:r>
      <w:r>
        <w:rPr>
          <w:rFonts w:hint="eastAsia"/>
        </w:rPr>
        <w:t>课程学习、编程测试、</w:t>
      </w:r>
      <w:r>
        <w:rPr>
          <w:rFonts w:hint="eastAsia"/>
          <w:lang w:eastAsia="zh-CN"/>
        </w:rPr>
        <w:t>AI</w:t>
      </w:r>
      <w:r>
        <w:rPr>
          <w:rFonts w:hint="eastAsia"/>
        </w:rPr>
        <w:t>问答模块，管理员具有的试卷管理、测试管理、课程管理</w:t>
      </w:r>
      <w:r>
        <w:t>等这几个核心模块的实现。</w:t>
      </w:r>
    </w:p>
    <w:p>
      <w:pPr>
        <w:pStyle w:val="37"/>
        <w:spacing w:before="24" w:after="24"/>
        <w:ind w:firstLine="480"/>
      </w:pPr>
      <w:r>
        <w:t xml:space="preserve"> 第六章</w:t>
      </w:r>
      <w:r>
        <w:rPr>
          <w:rFonts w:hint="eastAsia"/>
        </w:rPr>
        <w:t>，</w:t>
      </w:r>
      <w:r>
        <w:t>系统测试</w:t>
      </w:r>
      <w:r>
        <w:rPr>
          <w:rFonts w:hint="eastAsia"/>
        </w:rPr>
        <w:t>，介绍</w:t>
      </w:r>
      <w:r>
        <w:t>测试</w:t>
      </w:r>
      <w:r>
        <w:rPr>
          <w:rFonts w:hint="eastAsia"/>
        </w:rPr>
        <w:t>目的</w:t>
      </w:r>
      <w:r>
        <w:t>和</w:t>
      </w:r>
      <w:r>
        <w:rPr>
          <w:rFonts w:hint="eastAsia"/>
        </w:rPr>
        <w:t>功能</w:t>
      </w:r>
      <w:r>
        <w:t>测试用例</w:t>
      </w:r>
      <w:r>
        <w:rPr>
          <w:rFonts w:hint="eastAsia"/>
        </w:rPr>
        <w:t>、性能测试、系统测试分析几个方面。</w:t>
      </w:r>
      <w:r>
        <w:t xml:space="preserve"> </w:t>
      </w:r>
      <w:bookmarkStart w:id="19" w:name="_Toc9095"/>
      <w:bookmarkStart w:id="20" w:name="_Toc21447"/>
      <w:bookmarkStart w:id="21" w:name="_Toc944"/>
      <w:bookmarkStart w:id="22" w:name="_Toc11189"/>
    </w:p>
    <w:p>
      <w:pPr>
        <w:pStyle w:val="37"/>
        <w:spacing w:before="24" w:after="24"/>
        <w:ind w:firstLine="480"/>
      </w:pPr>
      <w:r>
        <w:t>第七章结论：是对本</w:t>
      </w:r>
      <w:r>
        <w:rPr>
          <w:rFonts w:hint="eastAsia"/>
        </w:rPr>
        <w:t>论文</w:t>
      </w:r>
      <w:r>
        <w:t>的总结和展望</w:t>
      </w:r>
      <w:r>
        <w:rPr>
          <w:rFonts w:hint="eastAsia"/>
        </w:rPr>
        <w:t>。</w:t>
      </w:r>
      <w:bookmarkEnd w:id="19"/>
      <w:bookmarkEnd w:id="20"/>
      <w:bookmarkEnd w:id="21"/>
      <w:bookmarkEnd w:id="22"/>
    </w:p>
    <w:p>
      <w:pPr>
        <w:pStyle w:val="37"/>
        <w:spacing w:before="24" w:after="24"/>
        <w:ind w:firstLine="480"/>
      </w:pPr>
    </w:p>
    <w:p>
      <w:pPr>
        <w:pStyle w:val="37"/>
        <w:spacing w:before="24" w:after="24"/>
        <w:ind w:firstLine="480"/>
      </w:pPr>
    </w:p>
    <w:p>
      <w:pPr>
        <w:pStyle w:val="38"/>
      </w:pPr>
      <w:bookmarkStart w:id="23" w:name="_Toc10404"/>
      <w:bookmarkStart w:id="24" w:name="_Toc12301"/>
      <w:r>
        <w:rPr>
          <w:rFonts w:hint="eastAsia"/>
        </w:rPr>
        <w:t>关键技术</w:t>
      </w:r>
      <w:bookmarkEnd w:id="23"/>
      <w:bookmarkEnd w:id="24"/>
    </w:p>
    <w:p>
      <w:pPr>
        <w:pStyle w:val="39"/>
      </w:pPr>
      <w:bookmarkStart w:id="25" w:name="_Toc26695"/>
      <w:bookmarkStart w:id="26" w:name="_Toc30378"/>
      <w:r>
        <w:rPr>
          <w:rFonts w:hint="eastAsia"/>
          <w:lang w:eastAsia="zh-CN"/>
        </w:rPr>
        <w:t>MySQL</w:t>
      </w:r>
      <w:r>
        <w:rPr>
          <w:rFonts w:hint="eastAsia"/>
        </w:rPr>
        <w:t>数据库</w:t>
      </w:r>
      <w:bookmarkEnd w:id="25"/>
      <w:bookmarkEnd w:id="26"/>
    </w:p>
    <w:p>
      <w:pPr>
        <w:pStyle w:val="37"/>
        <w:spacing w:before="24" w:after="24"/>
        <w:ind w:firstLine="480"/>
      </w:pPr>
      <w:r>
        <w:t>编程学习管理系统选用</w:t>
      </w:r>
      <w:r>
        <w:rPr>
          <w:rFonts w:hint="eastAsia"/>
          <w:lang w:eastAsia="zh-CN"/>
        </w:rPr>
        <w:t>MySQL</w:t>
      </w:r>
      <w:r>
        <w:rPr>
          <w:vertAlign w:val="superscript"/>
        </w:rPr>
        <w:fldChar w:fldCharType="begin"/>
      </w:r>
      <w:r>
        <w:rPr>
          <w:vertAlign w:val="superscript"/>
        </w:rPr>
        <w:instrText xml:space="preserve"> REF _Ref13800 \r \h </w:instrText>
      </w:r>
      <w:r>
        <w:rPr>
          <w:vertAlign w:val="superscript"/>
        </w:rPr>
        <w:fldChar w:fldCharType="separate"/>
      </w:r>
      <w:r>
        <w:rPr>
          <w:vertAlign w:val="superscript"/>
        </w:rPr>
        <w:t>[1</w:t>
      </w:r>
      <w:r>
        <w:rPr>
          <w:rFonts w:hint="eastAsia"/>
          <w:vertAlign w:val="superscript"/>
        </w:rPr>
        <w:t>4</w:t>
      </w:r>
      <w:r>
        <w:rPr>
          <w:vertAlign w:val="superscript"/>
        </w:rPr>
        <w:t>]</w:t>
      </w:r>
      <w:r>
        <w:rPr>
          <w:vertAlign w:val="superscript"/>
        </w:rPr>
        <w:fldChar w:fldCharType="end"/>
      </w:r>
      <w:r>
        <w:t>数据库</w:t>
      </w:r>
      <w:r>
        <w:rPr>
          <w:rFonts w:hint="eastAsia"/>
        </w:rPr>
        <w:t>,拥有</w:t>
      </w:r>
      <w:r>
        <w:t>其开源、成本低、性能高且易于维护等特性，能契合系统对数据存储与管理的需求。依据系统业务逻辑，设计了多个数据表，如用户表、课程表、学习记录表等。在涉及多个数据表操作的业务场景中，利用</w:t>
      </w:r>
      <w:r>
        <w:rPr>
          <w:rFonts w:hint="eastAsia"/>
          <w:lang w:eastAsia="zh-CN"/>
        </w:rPr>
        <w:t>MySQL</w:t>
      </w:r>
      <w:r>
        <w:t>的事务机制确保数据一致性。</w:t>
      </w:r>
    </w:p>
    <w:p>
      <w:pPr>
        <w:pStyle w:val="39"/>
      </w:pPr>
      <w:bookmarkStart w:id="27" w:name="_Toc4555"/>
      <w:bookmarkStart w:id="28" w:name="_Toc22794"/>
      <w:r>
        <w:rPr>
          <w:rFonts w:hint="eastAsia"/>
        </w:rPr>
        <w:t>SpringBoot框架</w:t>
      </w:r>
      <w:bookmarkEnd w:id="27"/>
      <w:bookmarkEnd w:id="28"/>
    </w:p>
    <w:p>
      <w:pPr>
        <w:pStyle w:val="37"/>
        <w:spacing w:before="24" w:after="24"/>
        <w:ind w:firstLine="480"/>
        <w:rPr>
          <w:vertAlign w:val="superscript"/>
        </w:rPr>
      </w:pPr>
      <w:r>
        <w:rPr>
          <w:rFonts w:hint="eastAsia"/>
          <w:lang w:eastAsia="zh-CN"/>
        </w:rPr>
        <w:t>SpringBoot</w:t>
      </w:r>
      <w:r>
        <w:rPr>
          <w:vertAlign w:val="superscript"/>
        </w:rPr>
        <w:fldChar w:fldCharType="begin"/>
      </w:r>
      <w:r>
        <w:rPr>
          <w:vertAlign w:val="superscript"/>
        </w:rPr>
        <w:instrText xml:space="preserve"> REF _Ref13973 \r \h </w:instrText>
      </w:r>
      <w:r>
        <w:rPr>
          <w:vertAlign w:val="superscript"/>
        </w:rPr>
        <w:fldChar w:fldCharType="separate"/>
      </w:r>
      <w:r>
        <w:rPr>
          <w:vertAlign w:val="superscript"/>
        </w:rPr>
        <w:t>[1</w:t>
      </w:r>
      <w:r>
        <w:rPr>
          <w:rFonts w:hint="eastAsia"/>
          <w:vertAlign w:val="superscript"/>
        </w:rPr>
        <w:t>5</w:t>
      </w:r>
      <w:r>
        <w:rPr>
          <w:vertAlign w:val="superscript"/>
        </w:rPr>
        <w:t>]</w:t>
      </w:r>
      <w:r>
        <w:rPr>
          <w:vertAlign w:val="superscript"/>
        </w:rPr>
        <w:fldChar w:fldCharType="end"/>
      </w:r>
      <w:r>
        <w:t>框架发挥着关键作用，它为编程学习管理系统的高效搭建与稳定运行提供了有力支持。</w:t>
      </w:r>
      <w:r>
        <w:rPr>
          <w:rFonts w:hint="eastAsia"/>
          <w:lang w:eastAsia="zh-CN"/>
        </w:rPr>
        <w:t>SpringBoot</w:t>
      </w:r>
      <w:r>
        <w:t>引入了自动配置机制，能依据项目依赖和配置文件，自动为开发者配置大量的Spring组件，比如数据源、Web服务器等。开发者无需繁琐地编写XML配置文件，仅通过少量的注解和配置，就能快速搭建起一个可运行的Web应用框架，大大缩短了开发周期。</w:t>
      </w:r>
    </w:p>
    <w:p>
      <w:pPr>
        <w:pStyle w:val="39"/>
      </w:pPr>
      <w:bookmarkStart w:id="29" w:name="_Toc30970"/>
      <w:bookmarkStart w:id="30" w:name="_Toc13337"/>
      <w:r>
        <w:rPr>
          <w:rFonts w:hint="eastAsia"/>
        </w:rPr>
        <w:t>B/S架构</w:t>
      </w:r>
      <w:bookmarkEnd w:id="29"/>
      <w:bookmarkEnd w:id="30"/>
    </w:p>
    <w:p>
      <w:pPr>
        <w:pStyle w:val="37"/>
        <w:spacing w:before="24" w:after="24"/>
        <w:ind w:firstLine="480"/>
      </w:pPr>
      <w:r>
        <w:t>B/S架构，即浏览器/服务器架构，在编程学习管理系统中扮演着关键角色，为用户提供便捷的访问体验。B/S架构主要由浏览器、Web服务器和数据库服务器三部分构成。用户通过浏览器向Web服务器发送请求，Web服务器负责接收请求并进行处理，然后根据需求与数据库服务器交互获取或存储数据，最后将处理结果返回给浏览器展示给用户。在编程学习管理系统中，学生</w:t>
      </w:r>
      <w:r>
        <w:rPr>
          <w:rFonts w:hint="eastAsia"/>
        </w:rPr>
        <w:t>和</w:t>
      </w:r>
      <w:r>
        <w:t>教师通过电脑或移动设备上的浏览器访问系统，进行课程学习、教学管理等操作。</w:t>
      </w:r>
    </w:p>
    <w:p>
      <w:pPr>
        <w:pStyle w:val="39"/>
      </w:pPr>
      <w:bookmarkStart w:id="31" w:name="_Toc292"/>
      <w:bookmarkStart w:id="32" w:name="_Toc28117"/>
      <w:r>
        <w:rPr>
          <w:rFonts w:hint="eastAsia"/>
        </w:rPr>
        <w:t>Vue</w:t>
      </w:r>
      <w:bookmarkEnd w:id="31"/>
      <w:bookmarkEnd w:id="32"/>
    </w:p>
    <w:p>
      <w:pPr>
        <w:pStyle w:val="37"/>
        <w:spacing w:before="24" w:after="24"/>
        <w:ind w:firstLine="480"/>
      </w:pPr>
      <w:r>
        <w:t>Vue是一种轻量级、灵活且易于上手的JavaScript前端框架，通过组件化开发和数据双向绑定机制，为编程学习管理系统打造交互性强、响应式的用户界面，有效提升用户操作体验与系统功能展示效果 。</w:t>
      </w:r>
    </w:p>
    <w:p>
      <w:pPr>
        <w:pStyle w:val="39"/>
      </w:pPr>
      <w:bookmarkStart w:id="33" w:name="_Toc14641"/>
      <w:bookmarkStart w:id="34" w:name="_Toc10009"/>
      <w:r>
        <w:rPr>
          <w:rFonts w:hint="eastAsia"/>
        </w:rPr>
        <w:t>Mybatis Plus</w:t>
      </w:r>
      <w:bookmarkEnd w:id="33"/>
      <w:bookmarkEnd w:id="34"/>
    </w:p>
    <w:p>
      <w:pPr>
        <w:pStyle w:val="37"/>
        <w:spacing w:before="24" w:after="24"/>
        <w:ind w:firstLine="480"/>
      </w:pPr>
      <w:r>
        <w:t>MyBatis-Plus是一个基于MyBatis的增强工具，在编程学习管理系统中助力高效的数据持久层开发。它内置了丰富的通用Mapper和CRUD方法，开发者无需编写大量重复的SQL语句，就能轻松实现对数据库的增删改查操作</w:t>
      </w:r>
      <w:r>
        <w:rPr>
          <w:rFonts w:hint="eastAsia"/>
        </w:rPr>
        <w:t>。</w:t>
      </w:r>
      <w:r>
        <w:t>它还支持强大的条件构造器，能灵活构建复杂的查询条件，在系统进行学生成绩统计、学习进度查询等操作时，通过条件构造器可以便捷地组合不同的查询条件，精准获取所需数据。</w:t>
      </w:r>
    </w:p>
    <w:p>
      <w:pPr>
        <w:pStyle w:val="37"/>
        <w:spacing w:before="24" w:after="24"/>
        <w:ind w:firstLine="480"/>
      </w:pPr>
    </w:p>
    <w:p>
      <w:pPr>
        <w:pStyle w:val="37"/>
        <w:spacing w:before="24" w:after="24"/>
        <w:ind w:firstLine="480"/>
      </w:pPr>
      <w:r>
        <w:rPr>
          <w:rFonts w:hint="eastAsia"/>
        </w:rPr>
        <w:t xml:space="preserve"> </w:t>
      </w:r>
    </w:p>
    <w:p>
      <w:pPr>
        <w:pStyle w:val="37"/>
        <w:spacing w:before="24" w:after="24"/>
        <w:ind w:firstLine="480"/>
        <w:sectPr>
          <w:headerReference r:id="rId10" w:type="default"/>
          <w:footerReference r:id="rId11" w:type="default"/>
          <w:footnotePr>
            <w:numRestart w:val="eachPage"/>
          </w:footnotePr>
          <w:pgSz w:w="11906" w:h="16838"/>
          <w:pgMar w:top="1701" w:right="1701" w:bottom="1134" w:left="1701" w:header="850" w:footer="992" w:gutter="567"/>
          <w:pgBorders>
            <w:top w:val="none" w:sz="0" w:space="0"/>
            <w:left w:val="none" w:sz="0" w:space="0"/>
            <w:bottom w:val="none" w:sz="0" w:space="0"/>
            <w:right w:val="none" w:sz="0" w:space="0"/>
          </w:pgBorders>
          <w:cols w:space="720" w:num="1"/>
          <w:docGrid w:linePitch="272" w:charSpace="0"/>
        </w:sectPr>
      </w:pPr>
    </w:p>
    <w:p>
      <w:pPr>
        <w:pStyle w:val="38"/>
      </w:pPr>
      <w:bookmarkStart w:id="35" w:name="_Toc16983"/>
      <w:bookmarkStart w:id="36" w:name="_Toc12887"/>
      <w:r>
        <w:rPr>
          <w:rFonts w:hint="eastAsia"/>
        </w:rPr>
        <w:t>需求与分析</w:t>
      </w:r>
      <w:bookmarkEnd w:id="35"/>
      <w:bookmarkEnd w:id="36"/>
    </w:p>
    <w:p>
      <w:pPr>
        <w:pStyle w:val="39"/>
      </w:pPr>
      <w:bookmarkStart w:id="37" w:name="_Toc27699"/>
      <w:bookmarkStart w:id="38" w:name="_Toc27187"/>
      <w:r>
        <w:rPr>
          <w:rFonts w:hint="eastAsia"/>
        </w:rPr>
        <w:t>可行性分析</w:t>
      </w:r>
      <w:bookmarkEnd w:id="37"/>
      <w:bookmarkEnd w:id="38"/>
    </w:p>
    <w:p>
      <w:pPr>
        <w:pStyle w:val="40"/>
      </w:pPr>
      <w:bookmarkStart w:id="39" w:name="_Toc25387"/>
      <w:bookmarkStart w:id="40" w:name="_Toc27082"/>
      <w:r>
        <w:rPr>
          <w:rFonts w:hint="eastAsia"/>
        </w:rPr>
        <w:t>经济可行性分析</w:t>
      </w:r>
      <w:bookmarkEnd w:id="39"/>
      <w:bookmarkEnd w:id="40"/>
    </w:p>
    <w:p>
      <w:pPr>
        <w:pStyle w:val="37"/>
        <w:spacing w:before="24" w:after="24"/>
        <w:ind w:firstLine="480"/>
      </w:pPr>
      <w:r>
        <w:t>在</w:t>
      </w:r>
      <w:r>
        <w:rPr>
          <w:rFonts w:hint="eastAsia"/>
        </w:rPr>
        <w:t>编程学习管理</w:t>
      </w:r>
      <w:r>
        <w:t>系统</w:t>
      </w:r>
      <w:r>
        <w:rPr>
          <w:vertAlign w:val="superscript"/>
        </w:rPr>
        <w:fldChar w:fldCharType="begin"/>
      </w:r>
      <w:r>
        <w:rPr>
          <w:vertAlign w:val="superscript"/>
        </w:rPr>
        <w:instrText xml:space="preserve"> REF _Ref14071 \r \h </w:instrText>
      </w:r>
      <w:r>
        <w:rPr>
          <w:vertAlign w:val="superscript"/>
        </w:rPr>
        <w:fldChar w:fldCharType="separate"/>
      </w:r>
      <w:r>
        <w:rPr>
          <w:vertAlign w:val="superscript"/>
        </w:rPr>
        <w:t>[1</w:t>
      </w:r>
      <w:r>
        <w:rPr>
          <w:rFonts w:hint="eastAsia"/>
          <w:vertAlign w:val="superscript"/>
        </w:rPr>
        <w:t>6</w:t>
      </w:r>
      <w:r>
        <w:rPr>
          <w:vertAlign w:val="superscript"/>
        </w:rPr>
        <w:t>]</w:t>
      </w:r>
      <w:r>
        <w:rPr>
          <w:vertAlign w:val="superscript"/>
        </w:rPr>
        <w:fldChar w:fldCharType="end"/>
      </w:r>
      <w:r>
        <w:t>开发中，选用的</w:t>
      </w:r>
      <w:r>
        <w:rPr>
          <w:rFonts w:hint="eastAsia"/>
        </w:rPr>
        <w:t>技术都是</w:t>
      </w:r>
      <w:r>
        <w:rPr>
          <w:rFonts w:hint="eastAsia"/>
          <w:lang w:val="en-US" w:eastAsia="zh-CN"/>
        </w:rPr>
        <w:t>免费</w:t>
      </w:r>
      <w:r>
        <w:rPr>
          <w:rFonts w:hint="eastAsia"/>
        </w:rPr>
        <w:t>开源的。</w:t>
      </w:r>
      <w:r>
        <w:t>这些开源技术历经广泛审查与测试，安全性较高。因其代码公开透明，安全研究人员和开发者能及时发现并修复潜在漏洞，进而提升系统安全性。</w:t>
      </w:r>
    </w:p>
    <w:p>
      <w:pPr>
        <w:pStyle w:val="40"/>
      </w:pPr>
      <w:bookmarkStart w:id="41" w:name="_Toc14157"/>
      <w:bookmarkStart w:id="42" w:name="_Toc30130"/>
      <w:r>
        <w:rPr>
          <w:rFonts w:hint="eastAsia"/>
        </w:rPr>
        <w:t>技术可行性分析</w:t>
      </w:r>
      <w:bookmarkEnd w:id="41"/>
      <w:bookmarkEnd w:id="42"/>
    </w:p>
    <w:p>
      <w:pPr>
        <w:pStyle w:val="37"/>
        <w:spacing w:before="24" w:after="24"/>
        <w:ind w:firstLine="480"/>
      </w:pPr>
      <w:r>
        <w:rPr>
          <w:rFonts w:hint="eastAsia"/>
        </w:rPr>
        <w:t>编程学习管理</w:t>
      </w:r>
      <w:r>
        <w:t>系统选用Java作为后端语言，借助</w:t>
      </w:r>
      <w:r>
        <w:rPr>
          <w:rFonts w:hint="eastAsia"/>
          <w:lang w:eastAsia="zh-CN"/>
        </w:rPr>
        <w:t>SpringBoot</w:t>
      </w:r>
      <w:r>
        <w:t>框架简化开发部署，以Vue.js搭配Element UI构建前端界面，运用</w:t>
      </w:r>
      <w:r>
        <w:rPr>
          <w:rFonts w:hint="eastAsia"/>
          <w:lang w:eastAsia="zh-CN"/>
        </w:rPr>
        <w:t>MySQL</w:t>
      </w:r>
      <w:r>
        <w:t>数据库结合MyBatis框架进行数据存储与处理，这些成熟稳定且广泛使用的技术，使开发者能快速打造出高效、稳定、易维护且满足基本需求、具备良好扩展性的系统</w:t>
      </w:r>
      <w:r>
        <w:rPr>
          <w:vertAlign w:val="superscript"/>
        </w:rPr>
        <w:fldChar w:fldCharType="begin"/>
      </w:r>
      <w:r>
        <w:rPr>
          <w:vertAlign w:val="superscript"/>
        </w:rPr>
        <w:instrText xml:space="preserve"> REF _Ref15354 \r \h </w:instrText>
      </w:r>
      <w:r>
        <w:rPr>
          <w:vertAlign w:val="superscript"/>
        </w:rPr>
        <w:fldChar w:fldCharType="separate"/>
      </w:r>
      <w:r>
        <w:rPr>
          <w:vertAlign w:val="superscript"/>
        </w:rPr>
        <w:t>[17]</w:t>
      </w:r>
      <w:r>
        <w:rPr>
          <w:vertAlign w:val="superscript"/>
        </w:rPr>
        <w:fldChar w:fldCharType="end"/>
      </w:r>
      <w:r>
        <w:t>。</w:t>
      </w:r>
    </w:p>
    <w:p>
      <w:pPr>
        <w:pStyle w:val="40"/>
      </w:pPr>
      <w:bookmarkStart w:id="43" w:name="_Toc29027"/>
      <w:bookmarkStart w:id="44" w:name="_Toc3000"/>
      <w:r>
        <w:rPr>
          <w:rFonts w:hint="eastAsia"/>
        </w:rPr>
        <w:t>法律可行性分析</w:t>
      </w:r>
      <w:bookmarkEnd w:id="43"/>
      <w:bookmarkEnd w:id="44"/>
    </w:p>
    <w:p>
      <w:pPr>
        <w:pStyle w:val="37"/>
        <w:spacing w:before="24" w:after="24"/>
        <w:ind w:firstLine="480"/>
      </w:pPr>
      <w:r>
        <w:t>在知识产权方面，使用开源代码和第三方库时，要严格遵循其开源协议。例如，若使用遵循MIT协议的开源代码，需保留其版权声明，可自由使用、修改和分发代码；而使用GPL协议的代码，若对其进行修改再分发，衍生作品也必须遵循GPL协议开源</w:t>
      </w:r>
      <w:r>
        <w:rPr>
          <w:rFonts w:hint="eastAsia"/>
        </w:rPr>
        <w:t>。</w:t>
      </w:r>
    </w:p>
    <w:p>
      <w:pPr>
        <w:pStyle w:val="39"/>
      </w:pPr>
      <w:bookmarkStart w:id="45" w:name="_Toc22467"/>
      <w:bookmarkStart w:id="46" w:name="_Toc12854"/>
      <w:r>
        <w:rPr>
          <w:rFonts w:hint="eastAsia"/>
          <w:szCs w:val="28"/>
        </w:rPr>
        <w:t>功能性</w:t>
      </w:r>
      <w:r>
        <w:rPr>
          <w:szCs w:val="28"/>
        </w:rPr>
        <w:t>需求</w:t>
      </w:r>
      <w:bookmarkEnd w:id="45"/>
      <w:bookmarkEnd w:id="46"/>
    </w:p>
    <w:p>
      <w:pPr>
        <w:pStyle w:val="40"/>
      </w:pPr>
      <w:bookmarkStart w:id="47" w:name="_Toc20713"/>
      <w:bookmarkStart w:id="48" w:name="_Toc19722"/>
      <w:bookmarkStart w:id="49" w:name="_Toc12985"/>
      <w:bookmarkStart w:id="50" w:name="_Toc24745"/>
      <w:bookmarkStart w:id="51" w:name="_Toc30743"/>
      <w:bookmarkStart w:id="52" w:name="_Toc12605"/>
      <w:r>
        <w:t>系统总体功能需求</w:t>
      </w:r>
      <w:bookmarkEnd w:id="47"/>
      <w:bookmarkEnd w:id="48"/>
      <w:bookmarkEnd w:id="49"/>
      <w:bookmarkEnd w:id="50"/>
      <w:bookmarkEnd w:id="51"/>
      <w:bookmarkEnd w:id="52"/>
      <w:r>
        <w:t xml:space="preserve"> </w:t>
      </w:r>
    </w:p>
    <w:p>
      <w:pPr>
        <w:pStyle w:val="37"/>
        <w:spacing w:before="24" w:after="24"/>
        <w:ind w:firstLine="480"/>
      </w:pPr>
      <w:r>
        <w:rPr>
          <w:rFonts w:hint="eastAsia"/>
        </w:rPr>
        <w:t>本系统的参与者</w:t>
      </w:r>
      <w:r>
        <w:rPr>
          <w:rFonts w:hint="eastAsia"/>
          <w:lang w:val="en-US" w:eastAsia="zh-CN"/>
        </w:rPr>
        <w:t>:</w:t>
      </w:r>
      <w:r>
        <w:rPr>
          <w:rFonts w:hint="eastAsia"/>
        </w:rPr>
        <w:t>用户和管理员。用户具有登录，注册，话题交流，购买课程，学习课程，编程测试，个人中心，</w:t>
      </w:r>
      <w:r>
        <w:rPr>
          <w:rFonts w:hint="eastAsia"/>
          <w:lang w:val="en-US" w:eastAsia="zh-CN"/>
        </w:rPr>
        <w:t>我的订单，</w:t>
      </w:r>
      <w:r>
        <w:rPr>
          <w:rFonts w:hint="eastAsia"/>
        </w:rPr>
        <w:t>常见问题查看</w:t>
      </w:r>
      <w:r>
        <w:rPr>
          <w:rFonts w:hint="eastAsia"/>
          <w:lang w:eastAsia="zh-CN"/>
        </w:rPr>
        <w:t>，</w:t>
      </w:r>
      <w:r>
        <w:rPr>
          <w:rFonts w:hint="eastAsia"/>
          <w:lang w:val="en-US" w:eastAsia="zh-CN"/>
        </w:rPr>
        <w:t>AI问答功能</w:t>
      </w:r>
      <w:r>
        <w:rPr>
          <w:rFonts w:hint="eastAsia"/>
        </w:rPr>
        <w:t>；后台管理员拥有用户管理，试卷管理，测试管理，课程管理，话题管理，系统通知管理，常见问题管理</w:t>
      </w:r>
      <w:r>
        <w:rPr>
          <w:rFonts w:hint="eastAsia"/>
          <w:lang w:eastAsia="zh-CN"/>
        </w:rPr>
        <w:t>，</w:t>
      </w:r>
      <w:r>
        <w:rPr>
          <w:rFonts w:hint="eastAsia"/>
          <w:lang w:val="en-US" w:eastAsia="zh-CN"/>
        </w:rPr>
        <w:t>订单管理功能</w:t>
      </w:r>
      <w:r>
        <w:rPr>
          <w:rFonts w:hint="eastAsia"/>
        </w:rPr>
        <w:t>。系统总用例图如图3-1所示：</w:t>
      </w:r>
    </w:p>
    <w:p>
      <w:pPr>
        <w:pStyle w:val="37"/>
        <w:spacing w:before="24" w:after="24"/>
        <w:ind w:firstLine="0" w:firstLineChars="0"/>
      </w:pPr>
      <w:r>
        <w:drawing>
          <wp:inline distT="0" distB="0" distL="114300" distR="114300">
            <wp:extent cx="5038725" cy="3516630"/>
            <wp:effectExtent l="0" t="0" r="3175" b="12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5"/>
                    <a:stretch>
                      <a:fillRect/>
                    </a:stretch>
                  </pic:blipFill>
                  <pic:spPr>
                    <a:xfrm>
                      <a:off x="0" y="0"/>
                      <a:ext cx="5038725" cy="3516630"/>
                    </a:xfrm>
                    <a:prstGeom prst="rect">
                      <a:avLst/>
                    </a:prstGeom>
                    <a:noFill/>
                    <a:ln>
                      <a:noFill/>
                    </a:ln>
                  </pic:spPr>
                </pic:pic>
              </a:graphicData>
            </a:graphic>
          </wp:inline>
        </w:drawing>
      </w:r>
    </w:p>
    <w:p>
      <w:pPr>
        <w:pStyle w:val="79"/>
        <w:spacing w:before="120" w:after="360"/>
      </w:pPr>
      <w:r>
        <w:rPr>
          <w:rFonts w:hint="eastAsia"/>
        </w:rPr>
        <w:t>图3-1 系统总用例图</w:t>
      </w:r>
    </w:p>
    <w:p>
      <w:pPr>
        <w:pStyle w:val="40"/>
      </w:pPr>
      <w:bookmarkStart w:id="53" w:name="_Toc29740"/>
      <w:bookmarkStart w:id="54" w:name="_Toc1527"/>
      <w:r>
        <w:t>模块功能需求描述</w:t>
      </w:r>
      <w:bookmarkEnd w:id="53"/>
      <w:bookmarkEnd w:id="54"/>
    </w:p>
    <w:p>
      <w:pPr>
        <w:pStyle w:val="37"/>
        <w:spacing w:before="24" w:after="24"/>
        <w:ind w:firstLine="480"/>
      </w:pPr>
      <w:r>
        <w:t>（1）用户</w:t>
      </w:r>
      <w:r>
        <w:rPr>
          <w:rFonts w:hint="eastAsia"/>
        </w:rPr>
        <w:t>购买课程</w:t>
      </w:r>
      <w:r>
        <w:t xml:space="preserve"> </w:t>
      </w:r>
    </w:p>
    <w:p>
      <w:pPr>
        <w:pStyle w:val="37"/>
        <w:spacing w:before="24" w:after="24"/>
        <w:ind w:firstLine="480"/>
      </w:pPr>
      <w:r>
        <w:t>用户</w:t>
      </w:r>
      <w:r>
        <w:rPr>
          <w:rFonts w:hint="eastAsia"/>
        </w:rPr>
        <w:t>购买课程</w:t>
      </w:r>
      <w:r>
        <w:t>用例规约如</w:t>
      </w:r>
      <w:r>
        <w:rPr>
          <w:rFonts w:hint="eastAsia"/>
        </w:rPr>
        <w:t>表3-1所示：</w:t>
      </w:r>
    </w:p>
    <w:p>
      <w:pPr>
        <w:pStyle w:val="81"/>
        <w:spacing w:before="360" w:after="120"/>
      </w:pPr>
      <w:r>
        <w:t>表 3</w:t>
      </w:r>
      <w:r>
        <w:rPr>
          <w:rFonts w:hint="eastAsia"/>
        </w:rPr>
        <w:t>-</w:t>
      </w:r>
      <w:r>
        <w:t>1 用户</w:t>
      </w:r>
      <w:r>
        <w:rPr>
          <w:rFonts w:hint="eastAsia"/>
        </w:rPr>
        <w:t>购买课程</w:t>
      </w:r>
      <w:r>
        <w:t>用例规约</w:t>
      </w:r>
    </w:p>
    <w:tbl>
      <w:tblPr>
        <w:tblStyle w:val="20"/>
        <w:tblW w:w="8059" w:type="dxa"/>
        <w:tblInd w:w="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5"/>
        <w:gridCol w:w="66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375" w:type="dxa"/>
            <w:tcBorders>
              <w:top w:val="single" w:color="auto" w:sz="12" w:space="0"/>
              <w:left w:val="nil"/>
              <w:bottom w:val="single" w:color="auto" w:sz="4" w:space="0"/>
              <w:right w:val="nil"/>
            </w:tcBorders>
          </w:tcPr>
          <w:p>
            <w:pPr>
              <w:pStyle w:val="93"/>
              <w:rPr>
                <w:rFonts w:hint="default"/>
              </w:rPr>
            </w:pPr>
            <w:r>
              <w:t>用例名称</w:t>
            </w:r>
          </w:p>
        </w:tc>
        <w:tc>
          <w:tcPr>
            <w:tcW w:w="6684" w:type="dxa"/>
            <w:tcBorders>
              <w:top w:val="single" w:color="auto" w:sz="12" w:space="0"/>
              <w:left w:val="nil"/>
              <w:bottom w:val="single" w:color="auto" w:sz="4" w:space="0"/>
              <w:right w:val="nil"/>
            </w:tcBorders>
          </w:tcPr>
          <w:p>
            <w:pPr>
              <w:pStyle w:val="93"/>
              <w:jc w:val="left"/>
              <w:rPr>
                <w:rFonts w:hint="default"/>
              </w:rPr>
            </w:pPr>
            <w:r>
              <w:t>用户购买课程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375" w:type="dxa"/>
            <w:tcBorders>
              <w:top w:val="single" w:color="auto" w:sz="4" w:space="0"/>
              <w:left w:val="nil"/>
              <w:bottom w:val="nil"/>
              <w:right w:val="nil"/>
            </w:tcBorders>
          </w:tcPr>
          <w:p>
            <w:pPr>
              <w:pStyle w:val="93"/>
              <w:rPr>
                <w:rFonts w:hint="default"/>
              </w:rPr>
            </w:pPr>
            <w:r>
              <w:t>用例描述</w:t>
            </w:r>
          </w:p>
        </w:tc>
        <w:tc>
          <w:tcPr>
            <w:tcW w:w="6684" w:type="dxa"/>
            <w:tcBorders>
              <w:top w:val="single" w:color="auto" w:sz="4" w:space="0"/>
              <w:left w:val="nil"/>
              <w:bottom w:val="nil"/>
              <w:right w:val="nil"/>
            </w:tcBorders>
          </w:tcPr>
          <w:p>
            <w:pPr>
              <w:pStyle w:val="93"/>
              <w:jc w:val="left"/>
              <w:rPr>
                <w:rFonts w:hint="default"/>
              </w:rPr>
            </w:pPr>
            <w:r>
              <w:t>用户浏览课程列表，选择课程，点击查看详情，然后进行报名购买课程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75" w:type="dxa"/>
            <w:tcBorders>
              <w:top w:val="nil"/>
              <w:left w:val="nil"/>
              <w:bottom w:val="nil"/>
              <w:right w:val="nil"/>
            </w:tcBorders>
          </w:tcPr>
          <w:p>
            <w:pPr>
              <w:pStyle w:val="93"/>
              <w:rPr>
                <w:rFonts w:hint="default"/>
              </w:rPr>
            </w:pPr>
            <w:r>
              <w:t>参与者</w:t>
            </w:r>
          </w:p>
        </w:tc>
        <w:tc>
          <w:tcPr>
            <w:tcW w:w="6684" w:type="dxa"/>
            <w:tcBorders>
              <w:top w:val="nil"/>
              <w:left w:val="nil"/>
              <w:bottom w:val="nil"/>
              <w:right w:val="nil"/>
            </w:tcBorders>
          </w:tcPr>
          <w:p>
            <w:pPr>
              <w:pStyle w:val="93"/>
              <w:jc w:val="left"/>
              <w:rPr>
                <w:rFonts w:hint="default"/>
              </w:rPr>
            </w:pP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375" w:type="dxa"/>
            <w:tcBorders>
              <w:top w:val="nil"/>
              <w:left w:val="nil"/>
              <w:bottom w:val="nil"/>
              <w:right w:val="nil"/>
            </w:tcBorders>
          </w:tcPr>
          <w:p>
            <w:pPr>
              <w:pStyle w:val="93"/>
              <w:rPr>
                <w:rFonts w:hint="default"/>
              </w:rPr>
            </w:pPr>
            <w:r>
              <w:t>简要说明</w:t>
            </w:r>
          </w:p>
        </w:tc>
        <w:tc>
          <w:tcPr>
            <w:tcW w:w="6684" w:type="dxa"/>
            <w:tcBorders>
              <w:top w:val="nil"/>
              <w:left w:val="nil"/>
              <w:bottom w:val="nil"/>
              <w:right w:val="nil"/>
            </w:tcBorders>
          </w:tcPr>
          <w:p>
            <w:pPr>
              <w:pStyle w:val="93"/>
              <w:jc w:val="left"/>
              <w:rPr>
                <w:rFonts w:hint="default"/>
              </w:rPr>
            </w:pPr>
            <w:r>
              <w:t>用户进行购买课程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375" w:type="dxa"/>
            <w:tcBorders>
              <w:top w:val="nil"/>
              <w:left w:val="nil"/>
              <w:bottom w:val="nil"/>
              <w:right w:val="nil"/>
            </w:tcBorders>
          </w:tcPr>
          <w:p>
            <w:pPr>
              <w:pStyle w:val="93"/>
              <w:rPr>
                <w:rFonts w:hint="default"/>
              </w:rPr>
            </w:pPr>
            <w:r>
              <w:t>前置条件</w:t>
            </w:r>
          </w:p>
        </w:tc>
        <w:tc>
          <w:tcPr>
            <w:tcW w:w="6684" w:type="dxa"/>
            <w:tcBorders>
              <w:top w:val="nil"/>
              <w:left w:val="nil"/>
              <w:bottom w:val="nil"/>
              <w:right w:val="nil"/>
            </w:tcBorders>
          </w:tcPr>
          <w:p>
            <w:pPr>
              <w:pStyle w:val="93"/>
              <w:jc w:val="left"/>
              <w:rPr>
                <w:rFonts w:hint="default"/>
              </w:rPr>
            </w:pPr>
            <w:r>
              <w:t>用户登录系统，进入查看课程列表界面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75" w:type="dxa"/>
            <w:tcBorders>
              <w:top w:val="nil"/>
              <w:left w:val="nil"/>
              <w:bottom w:val="nil"/>
              <w:right w:val="nil"/>
            </w:tcBorders>
          </w:tcPr>
          <w:p>
            <w:pPr>
              <w:pStyle w:val="93"/>
              <w:rPr>
                <w:rFonts w:hint="default"/>
              </w:rPr>
            </w:pPr>
            <w:r>
              <w:t>基本事件流</w:t>
            </w:r>
          </w:p>
        </w:tc>
        <w:tc>
          <w:tcPr>
            <w:tcW w:w="6684" w:type="dxa"/>
            <w:tcBorders>
              <w:top w:val="nil"/>
              <w:left w:val="nil"/>
              <w:bottom w:val="nil"/>
              <w:right w:val="nil"/>
            </w:tcBorders>
          </w:tcPr>
          <w:p>
            <w:pPr>
              <w:pStyle w:val="93"/>
              <w:jc w:val="left"/>
              <w:rPr>
                <w:rFonts w:hint="default"/>
              </w:rPr>
            </w:pPr>
            <w:r>
              <w:t>1.用户输入关键字搜索想看的课程。</w:t>
            </w:r>
          </w:p>
          <w:p>
            <w:pPr>
              <w:pStyle w:val="93"/>
              <w:jc w:val="left"/>
              <w:rPr>
                <w:rFonts w:hint="default"/>
              </w:rPr>
            </w:pPr>
            <w:r>
              <w:t>2.页面显示该课程的节数，报名人数，售价。</w:t>
            </w:r>
          </w:p>
          <w:p>
            <w:pPr>
              <w:pStyle w:val="93"/>
              <w:jc w:val="left"/>
              <w:rPr>
                <w:rFonts w:hint="default"/>
              </w:rPr>
            </w:pPr>
            <w:r>
              <w:t>3.点击“报名”按钮，进行购买课程。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375" w:type="dxa"/>
            <w:tcBorders>
              <w:top w:val="nil"/>
              <w:left w:val="nil"/>
              <w:bottom w:val="nil"/>
              <w:right w:val="nil"/>
            </w:tcBorders>
          </w:tcPr>
          <w:p>
            <w:pPr>
              <w:pStyle w:val="93"/>
              <w:rPr>
                <w:rFonts w:hint="default"/>
              </w:rPr>
            </w:pPr>
            <w:r>
              <w:t>异常事件流</w:t>
            </w:r>
          </w:p>
        </w:tc>
        <w:tc>
          <w:tcPr>
            <w:tcW w:w="6684" w:type="dxa"/>
            <w:tcBorders>
              <w:top w:val="nil"/>
              <w:left w:val="nil"/>
              <w:bottom w:val="nil"/>
              <w:right w:val="nil"/>
            </w:tcBorders>
          </w:tcPr>
          <w:p>
            <w:pPr>
              <w:pStyle w:val="93"/>
              <w:jc w:val="left"/>
              <w:rPr>
                <w:rFonts w:hint="default"/>
              </w:rPr>
            </w:pPr>
            <w:r>
              <w:t>1a)搜索课程关键字，未找到该课程，则显示空数据。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375" w:type="dxa"/>
            <w:tcBorders>
              <w:top w:val="nil"/>
              <w:left w:val="nil"/>
              <w:bottom w:val="single" w:color="auto" w:sz="12" w:space="0"/>
              <w:right w:val="nil"/>
            </w:tcBorders>
          </w:tcPr>
          <w:p>
            <w:pPr>
              <w:pStyle w:val="93"/>
              <w:rPr>
                <w:rFonts w:hint="default"/>
              </w:rPr>
            </w:pPr>
            <w:r>
              <w:t>后置条件</w:t>
            </w:r>
          </w:p>
        </w:tc>
        <w:tc>
          <w:tcPr>
            <w:tcW w:w="6684" w:type="dxa"/>
            <w:tcBorders>
              <w:top w:val="nil"/>
              <w:left w:val="nil"/>
              <w:bottom w:val="single" w:color="auto" w:sz="12" w:space="0"/>
              <w:right w:val="nil"/>
            </w:tcBorders>
          </w:tcPr>
          <w:p>
            <w:pPr>
              <w:pStyle w:val="93"/>
              <w:jc w:val="left"/>
              <w:rPr>
                <w:rFonts w:hint="default"/>
              </w:rPr>
            </w:pPr>
            <w:r>
              <w:t>无</w:t>
            </w:r>
          </w:p>
        </w:tc>
      </w:tr>
    </w:tbl>
    <w:p>
      <w:pPr>
        <w:pStyle w:val="37"/>
        <w:spacing w:before="24" w:after="24"/>
        <w:ind w:firstLine="480"/>
      </w:pPr>
      <w:r>
        <w:rPr>
          <w:rFonts w:hint="eastAsia"/>
        </w:rPr>
        <w:t>（2）订单</w:t>
      </w:r>
      <w:r>
        <w:t>管理相关操作</w:t>
      </w:r>
    </w:p>
    <w:p>
      <w:pPr>
        <w:pStyle w:val="37"/>
        <w:spacing w:before="24" w:after="24"/>
        <w:ind w:firstLine="480"/>
      </w:pPr>
      <w:r>
        <w:rPr>
          <w:rFonts w:hint="eastAsia"/>
        </w:rPr>
        <w:t>订单</w:t>
      </w:r>
      <w:r>
        <w:t>管理相关操作用例规约如表</w:t>
      </w:r>
      <w:r>
        <w:rPr>
          <w:rFonts w:hint="eastAsia"/>
        </w:rPr>
        <w:t>3-2所示</w:t>
      </w:r>
      <w:r>
        <w:t>：</w:t>
      </w:r>
    </w:p>
    <w:p>
      <w:pPr>
        <w:pStyle w:val="81"/>
        <w:spacing w:before="360" w:after="120"/>
      </w:pPr>
      <w:r>
        <w:t>表 3</w:t>
      </w:r>
      <w:r>
        <w:rPr>
          <w:rFonts w:hint="eastAsia"/>
        </w:rPr>
        <w:t>-2</w:t>
      </w:r>
      <w:r>
        <w:t xml:space="preserve"> </w:t>
      </w:r>
      <w:r>
        <w:rPr>
          <w:rFonts w:hint="eastAsia"/>
        </w:rPr>
        <w:t>订单管理</w:t>
      </w:r>
      <w:r>
        <w:t>用例规约</w:t>
      </w:r>
    </w:p>
    <w:tbl>
      <w:tblPr>
        <w:tblStyle w:val="20"/>
        <w:tblW w:w="0" w:type="auto"/>
        <w:tblInd w:w="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1"/>
        <w:gridCol w:w="6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Borders>
              <w:top w:val="single" w:color="000000" w:sz="12" w:space="0"/>
              <w:left w:val="nil"/>
              <w:bottom w:val="single" w:color="000000" w:sz="4" w:space="0"/>
              <w:right w:val="nil"/>
            </w:tcBorders>
          </w:tcPr>
          <w:p>
            <w:pPr>
              <w:pStyle w:val="93"/>
              <w:rPr>
                <w:rFonts w:hint="default"/>
              </w:rPr>
            </w:pPr>
            <w:r>
              <w:t>用例名称</w:t>
            </w:r>
          </w:p>
        </w:tc>
        <w:tc>
          <w:tcPr>
            <w:tcW w:w="6669" w:type="dxa"/>
            <w:tcBorders>
              <w:top w:val="single" w:color="000000" w:sz="12" w:space="0"/>
              <w:left w:val="nil"/>
              <w:bottom w:val="single" w:color="000000" w:sz="4" w:space="0"/>
              <w:right w:val="nil"/>
            </w:tcBorders>
          </w:tcPr>
          <w:p>
            <w:pPr>
              <w:pStyle w:val="93"/>
              <w:jc w:val="left"/>
              <w:rPr>
                <w:rFonts w:hint="default"/>
              </w:rPr>
            </w:pPr>
            <w:r>
              <w:t>订单管理相关操作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Borders>
              <w:top w:val="single" w:color="000000" w:sz="4" w:space="0"/>
              <w:left w:val="nil"/>
              <w:bottom w:val="nil"/>
              <w:right w:val="nil"/>
            </w:tcBorders>
          </w:tcPr>
          <w:p>
            <w:pPr>
              <w:pStyle w:val="93"/>
              <w:rPr>
                <w:rFonts w:hint="default"/>
              </w:rPr>
            </w:pPr>
            <w:r>
              <w:t>用例描述</w:t>
            </w:r>
          </w:p>
        </w:tc>
        <w:tc>
          <w:tcPr>
            <w:tcW w:w="6669" w:type="dxa"/>
            <w:tcBorders>
              <w:top w:val="single" w:color="000000" w:sz="4" w:space="0"/>
              <w:left w:val="nil"/>
              <w:bottom w:val="nil"/>
              <w:right w:val="nil"/>
            </w:tcBorders>
          </w:tcPr>
          <w:p>
            <w:pPr>
              <w:pStyle w:val="93"/>
              <w:jc w:val="left"/>
              <w:rPr>
                <w:rFonts w:hint="default"/>
              </w:rPr>
            </w:pPr>
            <w:r>
              <w:t>管理员可对订单进行搜索、修改、删除处理。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351" w:type="dxa"/>
            <w:tcBorders>
              <w:top w:val="nil"/>
              <w:left w:val="nil"/>
              <w:bottom w:val="nil"/>
              <w:right w:val="nil"/>
            </w:tcBorders>
          </w:tcPr>
          <w:p>
            <w:pPr>
              <w:pStyle w:val="93"/>
              <w:rPr>
                <w:rFonts w:hint="default"/>
              </w:rPr>
            </w:pPr>
            <w:r>
              <w:t>参与者</w:t>
            </w:r>
          </w:p>
        </w:tc>
        <w:tc>
          <w:tcPr>
            <w:tcW w:w="6669" w:type="dxa"/>
            <w:tcBorders>
              <w:top w:val="nil"/>
              <w:left w:val="nil"/>
              <w:bottom w:val="nil"/>
              <w:right w:val="nil"/>
            </w:tcBorders>
          </w:tcPr>
          <w:p>
            <w:pPr>
              <w:pStyle w:val="93"/>
              <w:jc w:val="left"/>
              <w:rPr>
                <w:rFonts w:hint="default"/>
              </w:rPr>
            </w:pPr>
            <w: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Borders>
              <w:top w:val="nil"/>
              <w:left w:val="nil"/>
              <w:bottom w:val="nil"/>
              <w:right w:val="nil"/>
            </w:tcBorders>
          </w:tcPr>
          <w:p>
            <w:pPr>
              <w:pStyle w:val="93"/>
              <w:rPr>
                <w:rFonts w:hint="default"/>
              </w:rPr>
            </w:pPr>
            <w:r>
              <w:t>简要说明</w:t>
            </w:r>
          </w:p>
        </w:tc>
        <w:tc>
          <w:tcPr>
            <w:tcW w:w="6669" w:type="dxa"/>
            <w:tcBorders>
              <w:top w:val="nil"/>
              <w:left w:val="nil"/>
              <w:bottom w:val="nil"/>
              <w:right w:val="nil"/>
            </w:tcBorders>
          </w:tcPr>
          <w:p>
            <w:pPr>
              <w:pStyle w:val="93"/>
              <w:jc w:val="left"/>
              <w:rPr>
                <w:rFonts w:hint="default"/>
              </w:rPr>
            </w:pPr>
            <w:r>
              <w:t>管理员可对订单进行搜索、修改、删除处理。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Borders>
              <w:top w:val="nil"/>
              <w:left w:val="nil"/>
              <w:bottom w:val="nil"/>
              <w:right w:val="nil"/>
            </w:tcBorders>
          </w:tcPr>
          <w:p>
            <w:pPr>
              <w:pStyle w:val="93"/>
              <w:rPr>
                <w:rFonts w:hint="default"/>
              </w:rPr>
            </w:pPr>
            <w:r>
              <w:t>前置条件</w:t>
            </w:r>
          </w:p>
        </w:tc>
        <w:tc>
          <w:tcPr>
            <w:tcW w:w="6669" w:type="dxa"/>
            <w:tcBorders>
              <w:top w:val="nil"/>
              <w:left w:val="nil"/>
              <w:bottom w:val="nil"/>
              <w:right w:val="nil"/>
            </w:tcBorders>
          </w:tcPr>
          <w:p>
            <w:pPr>
              <w:pStyle w:val="93"/>
              <w:jc w:val="left"/>
              <w:rPr>
                <w:rFonts w:hint="default"/>
              </w:rPr>
            </w:pPr>
            <w:r>
              <w:t>管理员登录系统，进入查看课程订单管理界面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Borders>
              <w:top w:val="nil"/>
              <w:left w:val="nil"/>
              <w:bottom w:val="nil"/>
              <w:right w:val="nil"/>
            </w:tcBorders>
          </w:tcPr>
          <w:p>
            <w:pPr>
              <w:pStyle w:val="93"/>
              <w:rPr>
                <w:rFonts w:hint="default"/>
              </w:rPr>
            </w:pPr>
            <w:r>
              <w:t>基本事件流</w:t>
            </w:r>
          </w:p>
        </w:tc>
        <w:tc>
          <w:tcPr>
            <w:tcW w:w="6669" w:type="dxa"/>
            <w:tcBorders>
              <w:top w:val="nil"/>
              <w:left w:val="nil"/>
              <w:bottom w:val="nil"/>
              <w:right w:val="nil"/>
            </w:tcBorders>
          </w:tcPr>
          <w:p>
            <w:pPr>
              <w:pStyle w:val="93"/>
              <w:jc w:val="left"/>
              <w:rPr>
                <w:rFonts w:hint="default"/>
              </w:rPr>
            </w:pPr>
            <w:r>
              <w:t>1.管理员搜索或者选择要操作的订单进行操作。</w:t>
            </w:r>
          </w:p>
          <w:p>
            <w:pPr>
              <w:pStyle w:val="93"/>
              <w:jc w:val="left"/>
              <w:rPr>
                <w:rFonts w:hint="default"/>
              </w:rPr>
            </w:pPr>
            <w:r>
              <w:t>2.搜索订单信息</w:t>
            </w:r>
          </w:p>
          <w:p>
            <w:pPr>
              <w:pStyle w:val="93"/>
              <w:jc w:val="left"/>
              <w:rPr>
                <w:rFonts w:hint="default"/>
              </w:rPr>
            </w:pPr>
            <w:r>
              <w:t>3.修改订单</w:t>
            </w:r>
          </w:p>
          <w:p>
            <w:pPr>
              <w:pStyle w:val="93"/>
              <w:jc w:val="left"/>
              <w:rPr>
                <w:rFonts w:hint="default"/>
              </w:rPr>
            </w:pPr>
            <w:r>
              <w:t>4.删除订单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Borders>
              <w:top w:val="nil"/>
              <w:left w:val="nil"/>
              <w:bottom w:val="nil"/>
              <w:right w:val="nil"/>
            </w:tcBorders>
          </w:tcPr>
          <w:p>
            <w:pPr>
              <w:pStyle w:val="93"/>
              <w:rPr>
                <w:rFonts w:hint="default"/>
              </w:rPr>
            </w:pPr>
            <w:r>
              <w:t>异常事件流</w:t>
            </w:r>
          </w:p>
        </w:tc>
        <w:tc>
          <w:tcPr>
            <w:tcW w:w="6669" w:type="dxa"/>
            <w:tcBorders>
              <w:top w:val="nil"/>
              <w:left w:val="nil"/>
              <w:bottom w:val="nil"/>
              <w:right w:val="nil"/>
            </w:tcBorders>
          </w:tcPr>
          <w:p>
            <w:pPr>
              <w:pStyle w:val="93"/>
              <w:jc w:val="left"/>
              <w:rPr>
                <w:rFonts w:hint="default"/>
              </w:rPr>
            </w:pPr>
            <w:r>
              <w:t>2a）搜索不到相关的订单，页面显示空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Borders>
              <w:top w:val="nil"/>
              <w:left w:val="nil"/>
              <w:bottom w:val="single" w:color="000000" w:sz="12" w:space="0"/>
              <w:right w:val="nil"/>
            </w:tcBorders>
          </w:tcPr>
          <w:p>
            <w:pPr>
              <w:pStyle w:val="93"/>
              <w:rPr>
                <w:rFonts w:hint="default"/>
              </w:rPr>
            </w:pPr>
            <w:r>
              <w:t>后置条件</w:t>
            </w:r>
          </w:p>
        </w:tc>
        <w:tc>
          <w:tcPr>
            <w:tcW w:w="6669" w:type="dxa"/>
            <w:tcBorders>
              <w:top w:val="nil"/>
              <w:left w:val="nil"/>
              <w:bottom w:val="single" w:color="000000" w:sz="12" w:space="0"/>
              <w:right w:val="nil"/>
            </w:tcBorders>
          </w:tcPr>
          <w:p>
            <w:pPr>
              <w:pStyle w:val="93"/>
              <w:jc w:val="left"/>
              <w:rPr>
                <w:rFonts w:hint="default"/>
              </w:rPr>
            </w:pPr>
            <w:r>
              <w:t>相应操作成功，数据库里数据变更</w:t>
            </w:r>
          </w:p>
        </w:tc>
      </w:tr>
    </w:tbl>
    <w:p/>
    <w:p>
      <w:pPr>
        <w:pStyle w:val="39"/>
      </w:pPr>
      <w:bookmarkStart w:id="55" w:name="_Toc7607"/>
      <w:bookmarkStart w:id="56" w:name="_Toc7246"/>
      <w:r>
        <w:rPr>
          <w:rFonts w:hint="eastAsia"/>
          <w:szCs w:val="28"/>
        </w:rPr>
        <w:t>非功能性</w:t>
      </w:r>
      <w:r>
        <w:rPr>
          <w:szCs w:val="28"/>
        </w:rPr>
        <w:t>需求</w:t>
      </w:r>
      <w:bookmarkEnd w:id="55"/>
      <w:bookmarkEnd w:id="56"/>
    </w:p>
    <w:p>
      <w:pPr>
        <w:pStyle w:val="37"/>
        <w:spacing w:before="24" w:after="24"/>
        <w:ind w:firstLine="480"/>
      </w:pPr>
      <w:r>
        <w:rPr>
          <w:rFonts w:hint="eastAsia"/>
        </w:rPr>
        <w:t>1.安全性</w:t>
      </w:r>
    </w:p>
    <w:p>
      <w:pPr>
        <w:pStyle w:val="37"/>
        <w:spacing w:before="24" w:after="24"/>
        <w:ind w:firstLine="480"/>
      </w:pPr>
      <w:r>
        <w:t>通过严格的用户身份认证和权限管理，学生、管理员拥有各自权限，限制非法访问，确保系统功能与数据仅被授权用户使用。</w:t>
      </w:r>
    </w:p>
    <w:p>
      <w:pPr>
        <w:pStyle w:val="37"/>
        <w:spacing w:before="24" w:after="24"/>
        <w:ind w:firstLine="480"/>
      </w:pPr>
      <w:r>
        <w:rPr>
          <w:rFonts w:hint="eastAsia"/>
        </w:rPr>
        <w:t>2.</w:t>
      </w:r>
      <w:r>
        <w:t>可靠性</w:t>
      </w:r>
    </w:p>
    <w:p>
      <w:pPr>
        <w:pStyle w:val="37"/>
        <w:spacing w:before="24" w:after="24"/>
        <w:ind w:firstLine="480"/>
      </w:pPr>
      <w:r>
        <w:t>从架构设计层面，采用成熟稳定的技术框架，后端基于</w:t>
      </w:r>
      <w:r>
        <w:rPr>
          <w:rFonts w:hint="eastAsia"/>
          <w:lang w:eastAsia="zh-CN"/>
        </w:rPr>
        <w:t>SpringBoot</w:t>
      </w:r>
      <w:r>
        <w:t>，减少系统出错概率，保障系统稳定运行。在数据存储方面，选用</w:t>
      </w:r>
      <w:r>
        <w:rPr>
          <w:rFonts w:hint="eastAsia"/>
          <w:lang w:eastAsia="zh-CN"/>
        </w:rPr>
        <w:t>MySQL</w:t>
      </w:r>
      <w:r>
        <w:t>数据库，其具备高可靠性和数据完整性保障能力。</w:t>
      </w:r>
    </w:p>
    <w:p>
      <w:pPr>
        <w:pStyle w:val="37"/>
        <w:spacing w:before="24" w:after="24"/>
        <w:ind w:firstLine="480"/>
      </w:pPr>
      <w:r>
        <w:rPr>
          <w:rFonts w:hint="eastAsia"/>
        </w:rPr>
        <w:t>3.</w:t>
      </w:r>
      <w:r>
        <w:t>可维护性</w:t>
      </w:r>
    </w:p>
    <w:p>
      <w:pPr>
        <w:pStyle w:val="37"/>
        <w:spacing w:before="24" w:after="24"/>
        <w:ind w:firstLine="480"/>
      </w:pPr>
      <w:r>
        <w:t>系统采用分层架构设计，将业务逻辑、数据访问、表现层等分离，各层职责清晰，降低模块间耦合度。</w:t>
      </w:r>
    </w:p>
    <w:p>
      <w:pPr>
        <w:pStyle w:val="2"/>
        <w:ind w:firstLine="480"/>
        <w:sectPr>
          <w:footnotePr>
            <w:numRestart w:val="eachPage"/>
          </w:footnotePr>
          <w:pgSz w:w="11906" w:h="16838"/>
          <w:pgMar w:top="1701" w:right="1701" w:bottom="1134" w:left="1701" w:header="850" w:footer="992" w:gutter="567"/>
          <w:pgBorders>
            <w:top w:val="none" w:sz="0" w:space="0"/>
            <w:left w:val="none" w:sz="0" w:space="0"/>
            <w:bottom w:val="none" w:sz="0" w:space="0"/>
            <w:right w:val="none" w:sz="0" w:space="0"/>
          </w:pgBorders>
          <w:cols w:space="720" w:num="1"/>
          <w:docGrid w:linePitch="272" w:charSpace="0"/>
        </w:sectPr>
      </w:pPr>
    </w:p>
    <w:p>
      <w:pPr>
        <w:pStyle w:val="38"/>
      </w:pPr>
      <w:bookmarkStart w:id="57" w:name="_Toc15865"/>
      <w:bookmarkStart w:id="58" w:name="_Toc26815"/>
      <w:r>
        <w:t>总体设计</w:t>
      </w:r>
      <w:bookmarkEnd w:id="57"/>
      <w:bookmarkEnd w:id="58"/>
    </w:p>
    <w:p>
      <w:pPr>
        <w:pStyle w:val="39"/>
        <w:ind w:left="1192"/>
      </w:pPr>
      <w:bookmarkStart w:id="59" w:name="_Toc5280"/>
      <w:bookmarkStart w:id="60" w:name="_Toc23379"/>
      <w:r>
        <w:rPr>
          <w:rFonts w:hint="eastAsia"/>
        </w:rPr>
        <w:t>系统总体设计</w:t>
      </w:r>
      <w:bookmarkEnd w:id="59"/>
      <w:bookmarkEnd w:id="60"/>
    </w:p>
    <w:p>
      <w:pPr>
        <w:pStyle w:val="37"/>
        <w:spacing w:before="24" w:after="24"/>
        <w:ind w:firstLine="480"/>
      </w:pPr>
      <w:r>
        <w:rPr>
          <w:rFonts w:hint="eastAsia"/>
        </w:rPr>
        <w:t>编程学习管理</w:t>
      </w:r>
      <w:r>
        <w:t>系统</w:t>
      </w:r>
      <w:r>
        <w:rPr>
          <w:vertAlign w:val="superscript"/>
        </w:rPr>
        <w:fldChar w:fldCharType="begin"/>
      </w:r>
      <w:r>
        <w:rPr>
          <w:vertAlign w:val="superscript"/>
        </w:rPr>
        <w:instrText xml:space="preserve"> REF _Ref13503 \r \h </w:instrText>
      </w:r>
      <w:r>
        <w:rPr>
          <w:vertAlign w:val="superscript"/>
        </w:rPr>
        <w:fldChar w:fldCharType="separate"/>
      </w:r>
      <w:r>
        <w:rPr>
          <w:vertAlign w:val="superscript"/>
        </w:rPr>
        <w:t>[18]</w:t>
      </w:r>
      <w:r>
        <w:rPr>
          <w:vertAlign w:val="superscript"/>
        </w:rPr>
        <w:fldChar w:fldCharType="end"/>
      </w:r>
      <w:r>
        <w:t>采用</w:t>
      </w:r>
      <w:r>
        <w:rPr>
          <w:rFonts w:hint="eastAsia"/>
        </w:rPr>
        <w:t>了</w:t>
      </w:r>
      <w:r>
        <w:t>前后端的分离</w:t>
      </w:r>
      <w:r>
        <w:rPr>
          <w:rFonts w:hint="eastAsia"/>
        </w:rPr>
        <w:t>的模式进行开发，选用</w:t>
      </w:r>
      <w:r>
        <w:rPr>
          <w:rFonts w:hint="eastAsia"/>
          <w:lang w:eastAsia="zh-CN"/>
        </w:rPr>
        <w:t>SpringBoot</w:t>
      </w:r>
      <w:r>
        <w:t>作为后端开发框架，结合前端Vue框架构建管理端界面，并选用</w:t>
      </w:r>
      <w:r>
        <w:rPr>
          <w:rFonts w:hint="eastAsia"/>
          <w:lang w:eastAsia="zh-CN"/>
        </w:rPr>
        <w:t>MySQL</w:t>
      </w:r>
      <w:r>
        <w:t>数据库以确保数据的安全性和稳定性。</w:t>
      </w:r>
      <w:r>
        <w:rPr>
          <w:rFonts w:hint="eastAsia"/>
        </w:rPr>
        <w:t>根据角色划分为管理员和用户。如图4-1系统功能模块图所示。每个角色包含多个功能模块。</w:t>
      </w:r>
    </w:p>
    <w:p>
      <w:pPr>
        <w:pStyle w:val="37"/>
        <w:spacing w:before="24" w:after="24"/>
        <w:ind w:firstLine="0" w:firstLineChars="0"/>
      </w:pPr>
      <w:r>
        <w:drawing>
          <wp:inline distT="0" distB="0" distL="114300" distR="114300">
            <wp:extent cx="5038090" cy="2013585"/>
            <wp:effectExtent l="0" t="0" r="3810" b="571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6"/>
                    <a:stretch>
                      <a:fillRect/>
                    </a:stretch>
                  </pic:blipFill>
                  <pic:spPr>
                    <a:xfrm>
                      <a:off x="0" y="0"/>
                      <a:ext cx="5038090" cy="2013585"/>
                    </a:xfrm>
                    <a:prstGeom prst="rect">
                      <a:avLst/>
                    </a:prstGeom>
                    <a:noFill/>
                    <a:ln>
                      <a:noFill/>
                    </a:ln>
                  </pic:spPr>
                </pic:pic>
              </a:graphicData>
            </a:graphic>
          </wp:inline>
        </w:drawing>
      </w:r>
    </w:p>
    <w:p>
      <w:pPr>
        <w:pStyle w:val="79"/>
        <w:spacing w:before="120" w:after="360"/>
        <w:rPr>
          <w:rFonts w:hint="eastAsia"/>
        </w:rPr>
      </w:pPr>
      <w:r>
        <w:rPr>
          <w:rFonts w:hint="eastAsia"/>
        </w:rPr>
        <w:t>图4-1 系统功能模块图</w:t>
      </w:r>
    </w:p>
    <w:p>
      <w:pPr>
        <w:pStyle w:val="39"/>
      </w:pPr>
      <w:bookmarkStart w:id="61" w:name="_Toc10977"/>
      <w:r>
        <w:rPr>
          <w:rFonts w:hint="eastAsia"/>
          <w:lang w:val="en-US" w:eastAsia="zh-CN"/>
        </w:rPr>
        <w:t>系统详细</w:t>
      </w:r>
      <w:r>
        <w:rPr>
          <w:rFonts w:hint="eastAsia"/>
        </w:rPr>
        <w:t>设计</w:t>
      </w:r>
      <w:bookmarkEnd w:id="61"/>
    </w:p>
    <w:p>
      <w:pPr>
        <w:pStyle w:val="40"/>
      </w:pPr>
      <w:bookmarkStart w:id="62" w:name="_Toc31061"/>
      <w:r>
        <w:rPr>
          <w:rFonts w:hint="eastAsia"/>
          <w:lang w:val="en-US" w:eastAsia="zh-CN"/>
        </w:rPr>
        <w:t>注册流程</w:t>
      </w:r>
      <w:r>
        <w:rPr>
          <w:rFonts w:hint="eastAsia"/>
        </w:rPr>
        <w:t>设计</w:t>
      </w:r>
      <w:bookmarkEnd w:id="62"/>
    </w:p>
    <w:p>
      <w:pPr>
        <w:pStyle w:val="37"/>
        <w:rPr>
          <w:rFonts w:hint="default" w:eastAsia="宋体"/>
          <w:lang w:val="en-US" w:eastAsia="zh-CN"/>
        </w:rPr>
      </w:pPr>
      <w:r>
        <w:rPr>
          <w:rFonts w:hint="eastAsia"/>
          <w:lang w:val="en-US" w:eastAsia="zh-CN"/>
        </w:rPr>
        <w:t>用户填写自己的账户、密码等信息进行注册，先判断输入的值是否为空，为空提示“不可为空”。通过该校验后，继续下一个判断，用户名是否注册过，注册过则提示“用户名不能为空”。通过所有校验，则注册成功。系统注册流程图如图4-2所示。</w:t>
      </w:r>
    </w:p>
    <w:p>
      <w:pPr>
        <w:pStyle w:val="37"/>
      </w:pPr>
    </w:p>
    <w:p>
      <w:pPr>
        <w:pStyle w:val="37"/>
      </w:pPr>
    </w:p>
    <w:p>
      <w:pPr>
        <w:pStyle w:val="37"/>
        <w:ind w:firstLine="0" w:firstLineChars="0"/>
        <w:jc w:val="center"/>
      </w:pPr>
      <w:r>
        <w:drawing>
          <wp:inline distT="0" distB="0" distL="114300" distR="114300">
            <wp:extent cx="2808605" cy="3344545"/>
            <wp:effectExtent l="0" t="0" r="1079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2808605" cy="3344545"/>
                    </a:xfrm>
                    <a:prstGeom prst="rect">
                      <a:avLst/>
                    </a:prstGeom>
                    <a:noFill/>
                    <a:ln>
                      <a:noFill/>
                    </a:ln>
                  </pic:spPr>
                </pic:pic>
              </a:graphicData>
            </a:graphic>
          </wp:inline>
        </w:drawing>
      </w:r>
    </w:p>
    <w:p>
      <w:pPr>
        <w:pStyle w:val="79"/>
        <w:spacing w:before="120" w:after="360"/>
      </w:pPr>
      <w:r>
        <w:rPr>
          <w:rFonts w:hint="eastAsia"/>
        </w:rPr>
        <w:t>图4-</w:t>
      </w:r>
      <w:r>
        <w:rPr>
          <w:rFonts w:hint="eastAsia"/>
          <w:lang w:val="en-US" w:eastAsia="zh-CN"/>
        </w:rPr>
        <w:t>2</w:t>
      </w:r>
      <w:r>
        <w:rPr>
          <w:rFonts w:hint="eastAsia"/>
        </w:rPr>
        <w:t xml:space="preserve"> 系统</w:t>
      </w:r>
      <w:r>
        <w:rPr>
          <w:rFonts w:hint="eastAsia"/>
          <w:lang w:val="en-US" w:eastAsia="zh-CN"/>
        </w:rPr>
        <w:t>注册流程图</w:t>
      </w:r>
    </w:p>
    <w:p>
      <w:pPr>
        <w:pStyle w:val="40"/>
      </w:pPr>
      <w:bookmarkStart w:id="63" w:name="_Toc31447"/>
      <w:r>
        <w:rPr>
          <w:rFonts w:hint="eastAsia"/>
          <w:lang w:val="en-US" w:eastAsia="zh-CN"/>
        </w:rPr>
        <w:t>登录流程</w:t>
      </w:r>
      <w:r>
        <w:rPr>
          <w:rFonts w:hint="eastAsia"/>
        </w:rPr>
        <w:t>设计</w:t>
      </w:r>
      <w:bookmarkEnd w:id="63"/>
    </w:p>
    <w:p>
      <w:pPr>
        <w:pStyle w:val="37"/>
        <w:rPr>
          <w:rFonts w:hint="eastAsia"/>
          <w:lang w:val="en-US" w:eastAsia="zh-CN"/>
        </w:rPr>
      </w:pPr>
      <w:r>
        <w:rPr>
          <w:rFonts w:hint="eastAsia"/>
          <w:lang w:val="en-US" w:eastAsia="zh-CN"/>
        </w:rPr>
        <w:t>用户进入登录界面，如果还未注册账号，可以跳转到注册界面，进行注册账号。使用已注册的账号密码进行登录，判断账号、密码是否正确。正确则登录成功。系统登录流程图如图4-3所示。</w:t>
      </w:r>
    </w:p>
    <w:p>
      <w:pPr>
        <w:pStyle w:val="37"/>
        <w:ind w:firstLine="0" w:firstLineChars="0"/>
        <w:jc w:val="center"/>
        <w:rPr>
          <w:rFonts w:hint="default"/>
          <w:lang w:val="en-US" w:eastAsia="zh-CN"/>
        </w:rPr>
      </w:pPr>
      <w:r>
        <w:drawing>
          <wp:inline distT="0" distB="0" distL="114300" distR="114300">
            <wp:extent cx="2797175" cy="3133725"/>
            <wp:effectExtent l="0" t="0" r="952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2797175" cy="3133725"/>
                    </a:xfrm>
                    <a:prstGeom prst="rect">
                      <a:avLst/>
                    </a:prstGeom>
                    <a:noFill/>
                    <a:ln>
                      <a:noFill/>
                    </a:ln>
                  </pic:spPr>
                </pic:pic>
              </a:graphicData>
            </a:graphic>
          </wp:inline>
        </w:drawing>
      </w:r>
    </w:p>
    <w:p>
      <w:pPr>
        <w:pStyle w:val="79"/>
        <w:spacing w:before="120" w:after="360"/>
      </w:pPr>
      <w:r>
        <w:rPr>
          <w:rFonts w:hint="eastAsia"/>
        </w:rPr>
        <w:t>图4-</w:t>
      </w:r>
      <w:r>
        <w:rPr>
          <w:rFonts w:hint="eastAsia"/>
          <w:lang w:val="en-US" w:eastAsia="zh-CN"/>
        </w:rPr>
        <w:t>3</w:t>
      </w:r>
      <w:r>
        <w:rPr>
          <w:rFonts w:hint="eastAsia"/>
        </w:rPr>
        <w:t xml:space="preserve"> 系统</w:t>
      </w:r>
      <w:r>
        <w:rPr>
          <w:rFonts w:hint="eastAsia"/>
          <w:lang w:val="en-US" w:eastAsia="zh-CN"/>
        </w:rPr>
        <w:t>登录流程图</w:t>
      </w:r>
    </w:p>
    <w:p>
      <w:pPr>
        <w:pStyle w:val="39"/>
      </w:pPr>
      <w:bookmarkStart w:id="64" w:name="_Toc32326"/>
      <w:bookmarkStart w:id="65" w:name="_Toc806"/>
      <w:r>
        <w:rPr>
          <w:rFonts w:hint="eastAsia"/>
        </w:rPr>
        <w:t>数据库设计</w:t>
      </w:r>
      <w:bookmarkEnd w:id="64"/>
      <w:bookmarkEnd w:id="65"/>
    </w:p>
    <w:p>
      <w:pPr>
        <w:pStyle w:val="40"/>
      </w:pPr>
      <w:bookmarkStart w:id="66" w:name="_Toc2406"/>
      <w:bookmarkStart w:id="67" w:name="_Toc31972"/>
      <w:r>
        <w:rPr>
          <w:rFonts w:hint="eastAsia"/>
          <w:lang w:eastAsia="zh-CN"/>
        </w:rPr>
        <w:t>实体属性</w:t>
      </w:r>
      <w:r>
        <w:rPr>
          <w:rFonts w:hint="eastAsia"/>
        </w:rPr>
        <w:t>图设计</w:t>
      </w:r>
      <w:bookmarkEnd w:id="66"/>
      <w:bookmarkEnd w:id="67"/>
    </w:p>
    <w:p>
      <w:pPr>
        <w:pStyle w:val="37"/>
        <w:numPr>
          <w:ilvl w:val="0"/>
          <w:numId w:val="4"/>
        </w:numPr>
        <w:rPr>
          <w:rFonts w:hint="eastAsia"/>
          <w:lang w:val="en-US" w:eastAsia="zh-CN"/>
        </w:rPr>
      </w:pPr>
      <w:r>
        <w:rPr>
          <w:rFonts w:hint="eastAsia"/>
          <w:lang w:val="en-US" w:eastAsia="zh-CN"/>
        </w:rPr>
        <w:t>总体E-R图，如图4-4所示。</w:t>
      </w:r>
    </w:p>
    <w:p>
      <w:pPr>
        <w:pStyle w:val="37"/>
        <w:numPr>
          <w:ilvl w:val="-1"/>
          <w:numId w:val="0"/>
        </w:numPr>
        <w:ind w:firstLine="0" w:firstLineChars="0"/>
      </w:pPr>
      <w:ins w:id="3" w:author="幸运超级加倍" w:date="2025-03-27T18:12:28Z">
        <w:r>
          <w:rPr/>
          <w:drawing>
            <wp:inline distT="0" distB="0" distL="114300" distR="114300">
              <wp:extent cx="5034915" cy="3423285"/>
              <wp:effectExtent l="0" t="0" r="6985" b="571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9"/>
                      <a:stretch>
                        <a:fillRect/>
                      </a:stretch>
                    </pic:blipFill>
                    <pic:spPr>
                      <a:xfrm>
                        <a:off x="0" y="0"/>
                        <a:ext cx="5034915" cy="3423285"/>
                      </a:xfrm>
                      <a:prstGeom prst="rect">
                        <a:avLst/>
                      </a:prstGeom>
                      <a:noFill/>
                      <a:ln>
                        <a:noFill/>
                      </a:ln>
                    </pic:spPr>
                  </pic:pic>
                </a:graphicData>
              </a:graphic>
            </wp:inline>
          </w:drawing>
        </w:r>
      </w:ins>
    </w:p>
    <w:p>
      <w:pPr>
        <w:pStyle w:val="79"/>
        <w:spacing w:before="120" w:after="360"/>
        <w:rPr>
          <w:rFonts w:hint="eastAsia"/>
          <w:lang w:val="en-US" w:eastAsia="zh-CN"/>
        </w:rPr>
      </w:pPr>
      <w:r>
        <w:rPr>
          <w:rFonts w:hint="eastAsia"/>
        </w:rPr>
        <w:t>图4-</w:t>
      </w:r>
      <w:r>
        <w:rPr>
          <w:rFonts w:hint="eastAsia"/>
          <w:lang w:val="en-US" w:eastAsia="zh-CN"/>
        </w:rPr>
        <w:t>4</w:t>
      </w:r>
      <w:r>
        <w:rPr>
          <w:rFonts w:hint="eastAsia"/>
        </w:rPr>
        <w:t xml:space="preserve"> </w:t>
      </w:r>
      <w:r>
        <w:rPr>
          <w:rFonts w:hint="eastAsia"/>
          <w:lang w:val="en-US" w:eastAsia="zh-CN"/>
        </w:rPr>
        <w:t>总体E-R</w:t>
      </w:r>
      <w:r>
        <w:rPr>
          <w:rFonts w:hint="eastAsia"/>
        </w:rPr>
        <w:t>图</w:t>
      </w:r>
    </w:p>
    <w:p>
      <w:pPr>
        <w:pStyle w:val="37"/>
        <w:numPr>
          <w:ilvl w:val="0"/>
          <w:numId w:val="4"/>
        </w:numPr>
        <w:rPr>
          <w:rFonts w:hint="default"/>
          <w:lang w:val="en-US" w:eastAsia="zh-CN"/>
        </w:rPr>
      </w:pPr>
      <w:r>
        <w:rPr>
          <w:rFonts w:hint="default"/>
          <w:lang w:val="en-US" w:eastAsia="zh-CN"/>
        </w:rPr>
        <w:t>用户</w:t>
      </w:r>
      <w:r>
        <w:rPr>
          <w:rFonts w:hint="eastAsia"/>
          <w:lang w:val="en-US" w:eastAsia="zh-CN"/>
        </w:rPr>
        <w:t>实体属性</w:t>
      </w:r>
      <w:r>
        <w:rPr>
          <w:rFonts w:hint="default"/>
          <w:lang w:val="en-US" w:eastAsia="zh-CN"/>
        </w:rPr>
        <w:t>图，如图4-</w:t>
      </w:r>
      <w:r>
        <w:rPr>
          <w:rFonts w:hint="eastAsia"/>
          <w:lang w:val="en-US" w:eastAsia="zh-CN"/>
        </w:rPr>
        <w:t>5</w:t>
      </w:r>
      <w:r>
        <w:rPr>
          <w:rFonts w:hint="default"/>
          <w:lang w:val="en-US" w:eastAsia="zh-CN"/>
        </w:rPr>
        <w:t>所示。</w:t>
      </w:r>
    </w:p>
    <w:p>
      <w:pPr>
        <w:pStyle w:val="37"/>
        <w:spacing w:before="24" w:after="24"/>
        <w:ind w:firstLine="0" w:firstLineChars="0"/>
        <w:jc w:val="center"/>
      </w:pPr>
      <w:r>
        <w:rPr>
          <w:rFonts w:hint="eastAsia"/>
        </w:rPr>
        <w:drawing>
          <wp:inline distT="0" distB="0" distL="114300" distR="114300">
            <wp:extent cx="4015105" cy="2614930"/>
            <wp:effectExtent l="0" t="0" r="10795" b="1270"/>
            <wp:docPr id="18" name="图片 18" descr="用户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用户er"/>
                    <pic:cNvPicPr>
                      <a:picLocks noChangeAspect="1"/>
                    </pic:cNvPicPr>
                  </pic:nvPicPr>
                  <pic:blipFill>
                    <a:blip r:embed="rId20"/>
                    <a:stretch>
                      <a:fillRect/>
                    </a:stretch>
                  </pic:blipFill>
                  <pic:spPr>
                    <a:xfrm>
                      <a:off x="0" y="0"/>
                      <a:ext cx="4015105" cy="2614930"/>
                    </a:xfrm>
                    <a:prstGeom prst="rect">
                      <a:avLst/>
                    </a:prstGeom>
                  </pic:spPr>
                </pic:pic>
              </a:graphicData>
            </a:graphic>
          </wp:inline>
        </w:drawing>
      </w:r>
    </w:p>
    <w:p>
      <w:pPr>
        <w:pStyle w:val="79"/>
        <w:spacing w:before="120" w:after="360"/>
        <w:rPr>
          <w:rFonts w:hint="eastAsia"/>
        </w:rPr>
      </w:pPr>
      <w:r>
        <w:rPr>
          <w:rFonts w:hint="eastAsia"/>
        </w:rPr>
        <w:t>图4-</w:t>
      </w:r>
      <w:r>
        <w:rPr>
          <w:rFonts w:hint="eastAsia"/>
          <w:lang w:val="en-US" w:eastAsia="zh-CN"/>
        </w:rPr>
        <w:t>5</w:t>
      </w:r>
      <w:r>
        <w:rPr>
          <w:rFonts w:hint="eastAsia"/>
        </w:rPr>
        <w:t xml:space="preserve"> 用户</w:t>
      </w:r>
      <w:r>
        <w:rPr>
          <w:rFonts w:hint="eastAsia"/>
          <w:lang w:eastAsia="zh-CN"/>
        </w:rPr>
        <w:t>实体属性</w:t>
      </w:r>
      <w:r>
        <w:rPr>
          <w:rFonts w:hint="eastAsia"/>
        </w:rPr>
        <w:t>图</w:t>
      </w:r>
    </w:p>
    <w:p>
      <w:pPr>
        <w:pStyle w:val="37"/>
        <w:numPr>
          <w:ilvl w:val="0"/>
          <w:numId w:val="4"/>
        </w:numPr>
      </w:pPr>
      <w:r>
        <w:rPr>
          <w:rFonts w:hint="eastAsia"/>
        </w:rPr>
        <w:t>常见问题手册</w:t>
      </w:r>
      <w:r>
        <w:rPr>
          <w:rFonts w:hint="eastAsia"/>
          <w:lang w:eastAsia="zh-CN"/>
        </w:rPr>
        <w:t>实体属性</w:t>
      </w:r>
      <w:r>
        <w:rPr>
          <w:rFonts w:hint="eastAsia"/>
        </w:rPr>
        <w:t>图，如图4-</w:t>
      </w:r>
      <w:r>
        <w:rPr>
          <w:rFonts w:hint="eastAsia"/>
          <w:lang w:val="en-US" w:eastAsia="zh-CN"/>
        </w:rPr>
        <w:t>6</w:t>
      </w:r>
      <w:r>
        <w:rPr>
          <w:rFonts w:hint="eastAsia"/>
        </w:rPr>
        <w:t>所示</w:t>
      </w:r>
      <w:r>
        <w:rPr>
          <w:rFonts w:hint="eastAsia"/>
          <w:lang w:eastAsia="zh-CN"/>
        </w:rPr>
        <w:t>。</w:t>
      </w:r>
    </w:p>
    <w:p>
      <w:pPr>
        <w:pStyle w:val="37"/>
        <w:spacing w:before="24" w:after="24"/>
        <w:ind w:firstLine="0" w:firstLineChars="0"/>
        <w:jc w:val="center"/>
      </w:pPr>
      <w:r>
        <w:drawing>
          <wp:inline distT="0" distB="0" distL="114300" distR="114300">
            <wp:extent cx="2566670" cy="1974215"/>
            <wp:effectExtent l="0" t="0" r="11430" b="6985"/>
            <wp:docPr id="13" name="图片 13" descr="常见问题手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常见问题手册"/>
                    <pic:cNvPicPr>
                      <a:picLocks noChangeAspect="1"/>
                    </pic:cNvPicPr>
                  </pic:nvPicPr>
                  <pic:blipFill>
                    <a:blip r:embed="rId21"/>
                    <a:stretch>
                      <a:fillRect/>
                    </a:stretch>
                  </pic:blipFill>
                  <pic:spPr>
                    <a:xfrm>
                      <a:off x="0" y="0"/>
                      <a:ext cx="2566670" cy="1974215"/>
                    </a:xfrm>
                    <a:prstGeom prst="rect">
                      <a:avLst/>
                    </a:prstGeom>
                  </pic:spPr>
                </pic:pic>
              </a:graphicData>
            </a:graphic>
          </wp:inline>
        </w:drawing>
      </w:r>
    </w:p>
    <w:p>
      <w:pPr>
        <w:pStyle w:val="79"/>
        <w:spacing w:before="120" w:after="360"/>
        <w:rPr>
          <w:rFonts w:hint="eastAsia"/>
        </w:rPr>
      </w:pPr>
      <w:r>
        <w:rPr>
          <w:rFonts w:hint="eastAsia"/>
        </w:rPr>
        <w:t>图4-</w:t>
      </w:r>
      <w:r>
        <w:rPr>
          <w:rFonts w:hint="eastAsia"/>
          <w:lang w:val="en-US" w:eastAsia="zh-CN"/>
        </w:rPr>
        <w:t>6</w:t>
      </w:r>
      <w:r>
        <w:rPr>
          <w:rFonts w:hint="eastAsia"/>
        </w:rPr>
        <w:t xml:space="preserve"> 常见问题</w:t>
      </w:r>
      <w:r>
        <w:rPr>
          <w:rFonts w:hint="eastAsia"/>
          <w:lang w:eastAsia="zh-CN"/>
        </w:rPr>
        <w:t>实体属性</w:t>
      </w:r>
      <w:r>
        <w:rPr>
          <w:rFonts w:hint="eastAsia"/>
        </w:rPr>
        <w:t>图</w:t>
      </w:r>
    </w:p>
    <w:p>
      <w:pPr>
        <w:pStyle w:val="37"/>
        <w:numPr>
          <w:ilvl w:val="0"/>
          <w:numId w:val="4"/>
        </w:numPr>
      </w:pPr>
      <w:r>
        <w:rPr>
          <w:rFonts w:hint="default"/>
          <w:lang w:val="en-US" w:eastAsia="zh-CN"/>
        </w:rPr>
        <w:t>课程</w:t>
      </w:r>
      <w:r>
        <w:rPr>
          <w:rFonts w:hint="eastAsia"/>
          <w:lang w:val="en-US" w:eastAsia="zh-CN"/>
        </w:rPr>
        <w:t>实体属性</w:t>
      </w:r>
      <w:r>
        <w:rPr>
          <w:rFonts w:hint="default"/>
          <w:lang w:val="en-US" w:eastAsia="zh-CN"/>
        </w:rPr>
        <w:t>图，如图4-</w:t>
      </w:r>
      <w:r>
        <w:rPr>
          <w:rFonts w:hint="eastAsia"/>
          <w:lang w:val="en-US" w:eastAsia="zh-CN"/>
        </w:rPr>
        <w:t>7</w:t>
      </w:r>
      <w:r>
        <w:rPr>
          <w:rFonts w:hint="default"/>
          <w:lang w:val="en-US" w:eastAsia="zh-CN"/>
        </w:rPr>
        <w:t>所示。</w:t>
      </w:r>
    </w:p>
    <w:p>
      <w:pPr>
        <w:pStyle w:val="37"/>
        <w:spacing w:before="24" w:after="24"/>
        <w:ind w:firstLine="0" w:firstLineChars="0"/>
        <w:jc w:val="center"/>
      </w:pPr>
      <w:r>
        <w:drawing>
          <wp:inline distT="0" distB="0" distL="114300" distR="114300">
            <wp:extent cx="2899410" cy="2259965"/>
            <wp:effectExtent l="0" t="0" r="8890" b="635"/>
            <wp:docPr id="42" name="图片 42" descr="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课程"/>
                    <pic:cNvPicPr>
                      <a:picLocks noChangeAspect="1"/>
                    </pic:cNvPicPr>
                  </pic:nvPicPr>
                  <pic:blipFill>
                    <a:blip r:embed="rId22"/>
                    <a:stretch>
                      <a:fillRect/>
                    </a:stretch>
                  </pic:blipFill>
                  <pic:spPr>
                    <a:xfrm>
                      <a:off x="0" y="0"/>
                      <a:ext cx="2899410" cy="2259965"/>
                    </a:xfrm>
                    <a:prstGeom prst="rect">
                      <a:avLst/>
                    </a:prstGeom>
                  </pic:spPr>
                </pic:pic>
              </a:graphicData>
            </a:graphic>
          </wp:inline>
        </w:drawing>
      </w:r>
    </w:p>
    <w:p>
      <w:pPr>
        <w:pStyle w:val="79"/>
        <w:spacing w:before="120" w:after="360"/>
        <w:rPr>
          <w:rFonts w:hint="eastAsia"/>
        </w:rPr>
      </w:pPr>
      <w:r>
        <w:rPr>
          <w:rFonts w:hint="eastAsia"/>
        </w:rPr>
        <w:t>图4-</w:t>
      </w:r>
      <w:r>
        <w:rPr>
          <w:rFonts w:hint="eastAsia"/>
          <w:lang w:val="en-US" w:eastAsia="zh-CN"/>
        </w:rPr>
        <w:t>7</w:t>
      </w:r>
      <w:r>
        <w:rPr>
          <w:rFonts w:hint="eastAsia"/>
        </w:rPr>
        <w:t xml:space="preserve"> 课程</w:t>
      </w:r>
      <w:r>
        <w:rPr>
          <w:rFonts w:hint="eastAsia"/>
          <w:lang w:eastAsia="zh-CN"/>
        </w:rPr>
        <w:t>实体属性</w:t>
      </w:r>
      <w:r>
        <w:rPr>
          <w:rFonts w:hint="eastAsia"/>
        </w:rPr>
        <w:t>图</w:t>
      </w:r>
    </w:p>
    <w:p>
      <w:pPr>
        <w:pStyle w:val="37"/>
        <w:numPr>
          <w:ilvl w:val="0"/>
          <w:numId w:val="4"/>
        </w:numPr>
      </w:pPr>
      <w:r>
        <w:rPr>
          <w:rFonts w:hint="default"/>
          <w:lang w:val="en-US" w:eastAsia="zh-CN"/>
        </w:rPr>
        <w:t>课程打卡</w:t>
      </w:r>
      <w:r>
        <w:rPr>
          <w:rFonts w:hint="eastAsia"/>
          <w:lang w:val="en-US" w:eastAsia="zh-CN"/>
        </w:rPr>
        <w:t>实体属性</w:t>
      </w:r>
      <w:r>
        <w:rPr>
          <w:rFonts w:hint="default"/>
          <w:lang w:val="en-US" w:eastAsia="zh-CN"/>
        </w:rPr>
        <w:t>图，如图4-</w:t>
      </w:r>
      <w:r>
        <w:rPr>
          <w:rFonts w:hint="eastAsia"/>
          <w:lang w:val="en-US" w:eastAsia="zh-CN"/>
        </w:rPr>
        <w:t>8</w:t>
      </w:r>
      <w:r>
        <w:rPr>
          <w:rFonts w:hint="default"/>
          <w:lang w:val="en-US" w:eastAsia="zh-CN"/>
        </w:rPr>
        <w:t>所示。</w:t>
      </w:r>
    </w:p>
    <w:p>
      <w:pPr>
        <w:pStyle w:val="37"/>
        <w:spacing w:before="24" w:after="24"/>
        <w:ind w:firstLine="420" w:firstLineChars="0"/>
        <w:jc w:val="center"/>
      </w:pPr>
      <w:r>
        <w:drawing>
          <wp:inline distT="0" distB="0" distL="114300" distR="114300">
            <wp:extent cx="2888615" cy="2065020"/>
            <wp:effectExtent l="0" t="0" r="6985" b="5080"/>
            <wp:docPr id="12" name="图片 12" descr="课程打卡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课程打卡er"/>
                    <pic:cNvPicPr>
                      <a:picLocks noChangeAspect="1"/>
                    </pic:cNvPicPr>
                  </pic:nvPicPr>
                  <pic:blipFill>
                    <a:blip r:embed="rId23"/>
                    <a:stretch>
                      <a:fillRect/>
                    </a:stretch>
                  </pic:blipFill>
                  <pic:spPr>
                    <a:xfrm>
                      <a:off x="0" y="0"/>
                      <a:ext cx="2888615" cy="2065020"/>
                    </a:xfrm>
                    <a:prstGeom prst="rect">
                      <a:avLst/>
                    </a:prstGeom>
                  </pic:spPr>
                </pic:pic>
              </a:graphicData>
            </a:graphic>
          </wp:inline>
        </w:drawing>
      </w:r>
    </w:p>
    <w:p>
      <w:pPr>
        <w:pStyle w:val="79"/>
        <w:spacing w:before="120" w:after="360"/>
        <w:rPr>
          <w:rFonts w:hint="eastAsia"/>
        </w:rPr>
      </w:pPr>
      <w:r>
        <w:rPr>
          <w:rFonts w:hint="eastAsia"/>
        </w:rPr>
        <w:t>图4-</w:t>
      </w:r>
      <w:r>
        <w:rPr>
          <w:rFonts w:hint="eastAsia"/>
          <w:lang w:val="en-US" w:eastAsia="zh-CN"/>
        </w:rPr>
        <w:t>8</w:t>
      </w:r>
      <w:r>
        <w:rPr>
          <w:rFonts w:hint="eastAsia"/>
        </w:rPr>
        <w:t xml:space="preserve"> 课程打卡</w:t>
      </w:r>
      <w:r>
        <w:rPr>
          <w:rFonts w:hint="eastAsia"/>
          <w:lang w:eastAsia="zh-CN"/>
        </w:rPr>
        <w:t>实体属性</w:t>
      </w:r>
      <w:r>
        <w:rPr>
          <w:rFonts w:hint="eastAsia"/>
        </w:rPr>
        <w:t>图</w:t>
      </w:r>
    </w:p>
    <w:p>
      <w:pPr>
        <w:pStyle w:val="37"/>
        <w:numPr>
          <w:ilvl w:val="0"/>
          <w:numId w:val="4"/>
        </w:numPr>
        <w:rPr>
          <w:rFonts w:hint="eastAsia" w:eastAsia="宋体"/>
          <w:lang w:val="en-US" w:eastAsia="zh-CN"/>
        </w:rPr>
      </w:pPr>
      <w:r>
        <w:rPr>
          <w:rFonts w:hint="default"/>
          <w:lang w:val="en-US" w:eastAsia="zh-CN"/>
        </w:rPr>
        <w:t>课程订单</w:t>
      </w:r>
      <w:r>
        <w:rPr>
          <w:rFonts w:hint="eastAsia"/>
          <w:lang w:val="en-US" w:eastAsia="zh-CN"/>
        </w:rPr>
        <w:t>实体属性</w:t>
      </w:r>
      <w:r>
        <w:rPr>
          <w:rFonts w:hint="default"/>
          <w:lang w:val="en-US" w:eastAsia="zh-CN"/>
        </w:rPr>
        <w:t>图，如图4-</w:t>
      </w:r>
      <w:r>
        <w:rPr>
          <w:rFonts w:hint="eastAsia"/>
          <w:lang w:val="en-US" w:eastAsia="zh-CN"/>
        </w:rPr>
        <w:t>9</w:t>
      </w:r>
      <w:r>
        <w:rPr>
          <w:rFonts w:hint="default"/>
          <w:lang w:val="en-US" w:eastAsia="zh-CN"/>
        </w:rPr>
        <w:t>所示。</w:t>
      </w:r>
    </w:p>
    <w:p>
      <w:pPr>
        <w:pStyle w:val="37"/>
        <w:spacing w:before="24" w:after="24"/>
        <w:ind w:firstLine="0" w:firstLineChars="0"/>
        <w:jc w:val="center"/>
      </w:pPr>
      <w:r>
        <w:drawing>
          <wp:inline distT="0" distB="0" distL="114300" distR="114300">
            <wp:extent cx="2783205" cy="2178050"/>
            <wp:effectExtent l="0" t="0" r="10795" b="6350"/>
            <wp:docPr id="44" name="图片 44" descr="课程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课程订单"/>
                    <pic:cNvPicPr>
                      <a:picLocks noChangeAspect="1"/>
                    </pic:cNvPicPr>
                  </pic:nvPicPr>
                  <pic:blipFill>
                    <a:blip r:embed="rId24"/>
                    <a:stretch>
                      <a:fillRect/>
                    </a:stretch>
                  </pic:blipFill>
                  <pic:spPr>
                    <a:xfrm>
                      <a:off x="0" y="0"/>
                      <a:ext cx="2783205" cy="2178050"/>
                    </a:xfrm>
                    <a:prstGeom prst="rect">
                      <a:avLst/>
                    </a:prstGeom>
                  </pic:spPr>
                </pic:pic>
              </a:graphicData>
            </a:graphic>
          </wp:inline>
        </w:drawing>
      </w:r>
    </w:p>
    <w:p>
      <w:pPr>
        <w:pStyle w:val="79"/>
        <w:spacing w:before="120" w:after="360"/>
        <w:rPr>
          <w:rFonts w:hint="eastAsia"/>
        </w:rPr>
      </w:pPr>
      <w:r>
        <w:rPr>
          <w:rFonts w:hint="eastAsia"/>
        </w:rPr>
        <w:t>图4-</w:t>
      </w:r>
      <w:r>
        <w:rPr>
          <w:rFonts w:hint="eastAsia"/>
          <w:lang w:val="en-US" w:eastAsia="zh-CN"/>
        </w:rPr>
        <w:t>9</w:t>
      </w:r>
      <w:r>
        <w:rPr>
          <w:rFonts w:hint="eastAsia"/>
        </w:rPr>
        <w:t xml:space="preserve"> 课程订单</w:t>
      </w:r>
      <w:r>
        <w:rPr>
          <w:rFonts w:hint="eastAsia"/>
          <w:lang w:eastAsia="zh-CN"/>
        </w:rPr>
        <w:t>实体属性</w:t>
      </w:r>
      <w:r>
        <w:rPr>
          <w:rFonts w:hint="eastAsia"/>
        </w:rPr>
        <w:t>图</w:t>
      </w:r>
    </w:p>
    <w:p>
      <w:pPr>
        <w:pStyle w:val="37"/>
        <w:numPr>
          <w:ilvl w:val="0"/>
          <w:numId w:val="4"/>
        </w:numPr>
        <w:rPr>
          <w:rFonts w:hint="eastAsia" w:eastAsia="宋体"/>
          <w:lang w:val="en-US" w:eastAsia="zh-CN"/>
        </w:rPr>
      </w:pPr>
      <w:r>
        <w:rPr>
          <w:rFonts w:hint="default"/>
          <w:lang w:val="en-US" w:eastAsia="zh-CN"/>
        </w:rPr>
        <w:t>课程章节</w:t>
      </w:r>
      <w:r>
        <w:rPr>
          <w:rFonts w:hint="eastAsia"/>
          <w:lang w:val="en-US" w:eastAsia="zh-CN"/>
        </w:rPr>
        <w:t>实体属性</w:t>
      </w:r>
      <w:r>
        <w:rPr>
          <w:rFonts w:hint="default"/>
          <w:lang w:val="en-US" w:eastAsia="zh-CN"/>
        </w:rPr>
        <w:t>图，如图4-</w:t>
      </w:r>
      <w:r>
        <w:rPr>
          <w:rFonts w:hint="eastAsia"/>
          <w:lang w:val="en-US" w:eastAsia="zh-CN"/>
        </w:rPr>
        <w:t>10</w:t>
      </w:r>
      <w:r>
        <w:rPr>
          <w:rFonts w:hint="default"/>
          <w:lang w:val="en-US" w:eastAsia="zh-CN"/>
        </w:rPr>
        <w:t>所示。</w:t>
      </w:r>
    </w:p>
    <w:p>
      <w:pPr>
        <w:pStyle w:val="37"/>
        <w:spacing w:before="24" w:after="24"/>
        <w:ind w:firstLine="0" w:firstLineChars="0"/>
        <w:jc w:val="center"/>
      </w:pPr>
      <w:r>
        <w:drawing>
          <wp:inline distT="0" distB="0" distL="114300" distR="114300">
            <wp:extent cx="2432050" cy="1941195"/>
            <wp:effectExtent l="0" t="0" r="6350" b="1905"/>
            <wp:docPr id="45" name="图片 45" descr="课程章节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课程章节er"/>
                    <pic:cNvPicPr>
                      <a:picLocks noChangeAspect="1"/>
                    </pic:cNvPicPr>
                  </pic:nvPicPr>
                  <pic:blipFill>
                    <a:blip r:embed="rId25"/>
                    <a:stretch>
                      <a:fillRect/>
                    </a:stretch>
                  </pic:blipFill>
                  <pic:spPr>
                    <a:xfrm>
                      <a:off x="0" y="0"/>
                      <a:ext cx="2432050" cy="1941195"/>
                    </a:xfrm>
                    <a:prstGeom prst="rect">
                      <a:avLst/>
                    </a:prstGeom>
                  </pic:spPr>
                </pic:pic>
              </a:graphicData>
            </a:graphic>
          </wp:inline>
        </w:drawing>
      </w:r>
    </w:p>
    <w:p>
      <w:pPr>
        <w:pStyle w:val="79"/>
        <w:spacing w:before="120" w:after="360"/>
        <w:rPr>
          <w:rFonts w:hint="eastAsia"/>
        </w:rPr>
      </w:pPr>
      <w:r>
        <w:rPr>
          <w:rFonts w:hint="eastAsia"/>
        </w:rPr>
        <w:t>图4-</w:t>
      </w:r>
      <w:r>
        <w:rPr>
          <w:rFonts w:hint="eastAsia"/>
          <w:lang w:val="en-US" w:eastAsia="zh-CN"/>
        </w:rPr>
        <w:t>10</w:t>
      </w:r>
      <w:r>
        <w:rPr>
          <w:rFonts w:hint="eastAsia"/>
        </w:rPr>
        <w:t xml:space="preserve"> 课程章节</w:t>
      </w:r>
      <w:r>
        <w:rPr>
          <w:rFonts w:hint="eastAsia"/>
          <w:lang w:eastAsia="zh-CN"/>
        </w:rPr>
        <w:t>实体属性</w:t>
      </w:r>
      <w:r>
        <w:rPr>
          <w:rFonts w:hint="eastAsia"/>
        </w:rPr>
        <w:t>图</w:t>
      </w:r>
    </w:p>
    <w:p>
      <w:pPr>
        <w:pStyle w:val="37"/>
        <w:numPr>
          <w:ilvl w:val="0"/>
          <w:numId w:val="4"/>
        </w:numPr>
      </w:pPr>
      <w:r>
        <w:rPr>
          <w:rFonts w:hint="default"/>
          <w:lang w:val="en-US" w:eastAsia="zh-CN"/>
        </w:rPr>
        <w:t>课程学习进度</w:t>
      </w:r>
      <w:r>
        <w:rPr>
          <w:rFonts w:hint="eastAsia"/>
          <w:lang w:val="en-US" w:eastAsia="zh-CN"/>
        </w:rPr>
        <w:t>实体属性</w:t>
      </w:r>
      <w:r>
        <w:rPr>
          <w:rFonts w:hint="default"/>
          <w:lang w:val="en-US" w:eastAsia="zh-CN"/>
        </w:rPr>
        <w:t>图，如图4-1</w:t>
      </w:r>
      <w:r>
        <w:rPr>
          <w:rFonts w:hint="eastAsia"/>
          <w:lang w:val="en-US" w:eastAsia="zh-CN"/>
        </w:rPr>
        <w:t>1</w:t>
      </w:r>
      <w:r>
        <w:rPr>
          <w:rFonts w:hint="default"/>
          <w:lang w:val="en-US" w:eastAsia="zh-CN"/>
        </w:rPr>
        <w:t>所示。</w:t>
      </w:r>
    </w:p>
    <w:p>
      <w:pPr>
        <w:pStyle w:val="37"/>
        <w:spacing w:before="24" w:after="24"/>
        <w:ind w:firstLine="0" w:firstLineChars="0"/>
        <w:jc w:val="center"/>
      </w:pPr>
      <w:r>
        <w:drawing>
          <wp:inline distT="0" distB="0" distL="114300" distR="114300">
            <wp:extent cx="2740660" cy="2085975"/>
            <wp:effectExtent l="0" t="0" r="2540" b="9525"/>
            <wp:docPr id="14" name="图片 14" descr="课程学习进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课程学习进度"/>
                    <pic:cNvPicPr>
                      <a:picLocks noChangeAspect="1"/>
                    </pic:cNvPicPr>
                  </pic:nvPicPr>
                  <pic:blipFill>
                    <a:blip r:embed="rId26"/>
                    <a:stretch>
                      <a:fillRect/>
                    </a:stretch>
                  </pic:blipFill>
                  <pic:spPr>
                    <a:xfrm>
                      <a:off x="0" y="0"/>
                      <a:ext cx="2740660" cy="2085975"/>
                    </a:xfrm>
                    <a:prstGeom prst="rect">
                      <a:avLst/>
                    </a:prstGeom>
                  </pic:spPr>
                </pic:pic>
              </a:graphicData>
            </a:graphic>
          </wp:inline>
        </w:drawing>
      </w:r>
    </w:p>
    <w:p>
      <w:pPr>
        <w:pStyle w:val="79"/>
        <w:spacing w:before="120" w:after="360"/>
        <w:rPr>
          <w:rFonts w:hint="eastAsia"/>
        </w:rPr>
      </w:pPr>
      <w:r>
        <w:rPr>
          <w:rFonts w:hint="eastAsia"/>
        </w:rPr>
        <w:t>图4-1</w:t>
      </w:r>
      <w:r>
        <w:rPr>
          <w:rFonts w:hint="eastAsia"/>
          <w:lang w:val="en-US" w:eastAsia="zh-CN"/>
        </w:rPr>
        <w:t>1</w:t>
      </w:r>
      <w:r>
        <w:rPr>
          <w:rFonts w:hint="eastAsia"/>
        </w:rPr>
        <w:t xml:space="preserve"> 课程学习进度</w:t>
      </w:r>
      <w:r>
        <w:rPr>
          <w:rFonts w:hint="eastAsia"/>
          <w:lang w:eastAsia="zh-CN"/>
        </w:rPr>
        <w:t>实体属性</w:t>
      </w:r>
      <w:r>
        <w:rPr>
          <w:rFonts w:hint="eastAsia"/>
        </w:rPr>
        <w:t>图</w:t>
      </w:r>
    </w:p>
    <w:p>
      <w:pPr>
        <w:pStyle w:val="37"/>
        <w:numPr>
          <w:ilvl w:val="0"/>
          <w:numId w:val="4"/>
        </w:numPr>
      </w:pPr>
      <w:r>
        <w:rPr>
          <w:rFonts w:hint="default"/>
          <w:lang w:val="en-US" w:eastAsia="zh-CN"/>
        </w:rPr>
        <w:t>课程分类</w:t>
      </w:r>
      <w:r>
        <w:rPr>
          <w:rFonts w:hint="eastAsia"/>
          <w:lang w:val="en-US" w:eastAsia="zh-CN"/>
        </w:rPr>
        <w:t>实体属性</w:t>
      </w:r>
      <w:r>
        <w:rPr>
          <w:rFonts w:hint="default"/>
          <w:lang w:val="en-US" w:eastAsia="zh-CN"/>
        </w:rPr>
        <w:t>图，如图4-1</w:t>
      </w:r>
      <w:r>
        <w:rPr>
          <w:rFonts w:hint="eastAsia"/>
          <w:lang w:val="en-US" w:eastAsia="zh-CN"/>
        </w:rPr>
        <w:t>2</w:t>
      </w:r>
      <w:r>
        <w:rPr>
          <w:rFonts w:hint="default"/>
          <w:lang w:val="en-US" w:eastAsia="zh-CN"/>
        </w:rPr>
        <w:t>所示。</w:t>
      </w:r>
    </w:p>
    <w:p>
      <w:pPr>
        <w:pStyle w:val="37"/>
        <w:spacing w:before="24" w:after="24"/>
        <w:ind w:firstLine="0" w:firstLineChars="0"/>
        <w:jc w:val="center"/>
      </w:pPr>
      <w:r>
        <w:drawing>
          <wp:inline distT="0" distB="0" distL="114300" distR="114300">
            <wp:extent cx="2312035" cy="1728470"/>
            <wp:effectExtent l="0" t="0" r="12065" b="11430"/>
            <wp:docPr id="47" name="图片 47" descr="课程分类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课程分类er"/>
                    <pic:cNvPicPr>
                      <a:picLocks noChangeAspect="1"/>
                    </pic:cNvPicPr>
                  </pic:nvPicPr>
                  <pic:blipFill>
                    <a:blip r:embed="rId27"/>
                    <a:stretch>
                      <a:fillRect/>
                    </a:stretch>
                  </pic:blipFill>
                  <pic:spPr>
                    <a:xfrm>
                      <a:off x="0" y="0"/>
                      <a:ext cx="2312035" cy="1728470"/>
                    </a:xfrm>
                    <a:prstGeom prst="rect">
                      <a:avLst/>
                    </a:prstGeom>
                  </pic:spPr>
                </pic:pic>
              </a:graphicData>
            </a:graphic>
          </wp:inline>
        </w:drawing>
      </w:r>
    </w:p>
    <w:p>
      <w:pPr>
        <w:pStyle w:val="79"/>
        <w:spacing w:before="120" w:after="360"/>
        <w:rPr>
          <w:rFonts w:hint="eastAsia"/>
        </w:rPr>
      </w:pPr>
      <w:r>
        <w:rPr>
          <w:rFonts w:hint="eastAsia"/>
        </w:rPr>
        <w:t>图4-1</w:t>
      </w:r>
      <w:r>
        <w:rPr>
          <w:rFonts w:hint="eastAsia"/>
          <w:lang w:val="en-US" w:eastAsia="zh-CN"/>
        </w:rPr>
        <w:t>2</w:t>
      </w:r>
      <w:r>
        <w:rPr>
          <w:rFonts w:hint="eastAsia"/>
        </w:rPr>
        <w:t xml:space="preserve"> 课程分类</w:t>
      </w:r>
      <w:r>
        <w:rPr>
          <w:rFonts w:hint="eastAsia"/>
          <w:lang w:eastAsia="zh-CN"/>
        </w:rPr>
        <w:t>实体属性</w:t>
      </w:r>
      <w:r>
        <w:rPr>
          <w:rFonts w:hint="eastAsia"/>
        </w:rPr>
        <w:t>图</w:t>
      </w:r>
    </w:p>
    <w:p>
      <w:pPr>
        <w:pStyle w:val="37"/>
        <w:numPr>
          <w:ilvl w:val="0"/>
          <w:numId w:val="4"/>
        </w:numPr>
      </w:pPr>
      <w:r>
        <w:rPr>
          <w:rFonts w:hint="eastAsia"/>
        </w:rPr>
        <w:t>判断题型</w:t>
      </w:r>
      <w:r>
        <w:rPr>
          <w:rFonts w:hint="eastAsia"/>
          <w:lang w:eastAsia="zh-CN"/>
        </w:rPr>
        <w:t>实体属性</w:t>
      </w:r>
      <w:r>
        <w:rPr>
          <w:rFonts w:hint="eastAsia"/>
        </w:rPr>
        <w:t>图，如图4-1</w:t>
      </w:r>
      <w:r>
        <w:rPr>
          <w:rFonts w:hint="eastAsia"/>
          <w:lang w:val="en-US" w:eastAsia="zh-CN"/>
        </w:rPr>
        <w:t>3</w:t>
      </w:r>
      <w:r>
        <w:rPr>
          <w:rFonts w:hint="eastAsia"/>
        </w:rPr>
        <w:t>所示。</w:t>
      </w:r>
    </w:p>
    <w:p>
      <w:pPr>
        <w:pStyle w:val="37"/>
        <w:spacing w:before="24" w:after="24"/>
        <w:ind w:firstLine="0" w:firstLineChars="0"/>
        <w:jc w:val="center"/>
      </w:pPr>
      <w:r>
        <w:drawing>
          <wp:inline distT="0" distB="0" distL="114300" distR="114300">
            <wp:extent cx="2922905" cy="2132330"/>
            <wp:effectExtent l="0" t="0" r="10795" b="1270"/>
            <wp:docPr id="48" name="图片 48" descr="判断题型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判断题型er"/>
                    <pic:cNvPicPr>
                      <a:picLocks noChangeAspect="1"/>
                    </pic:cNvPicPr>
                  </pic:nvPicPr>
                  <pic:blipFill>
                    <a:blip r:embed="rId28"/>
                    <a:stretch>
                      <a:fillRect/>
                    </a:stretch>
                  </pic:blipFill>
                  <pic:spPr>
                    <a:xfrm>
                      <a:off x="0" y="0"/>
                      <a:ext cx="2922905" cy="2132330"/>
                    </a:xfrm>
                    <a:prstGeom prst="rect">
                      <a:avLst/>
                    </a:prstGeom>
                  </pic:spPr>
                </pic:pic>
              </a:graphicData>
            </a:graphic>
          </wp:inline>
        </w:drawing>
      </w:r>
    </w:p>
    <w:p>
      <w:pPr>
        <w:pStyle w:val="79"/>
        <w:spacing w:before="120" w:after="360"/>
        <w:rPr>
          <w:rFonts w:hint="eastAsia"/>
        </w:rPr>
      </w:pPr>
      <w:r>
        <w:rPr>
          <w:rFonts w:hint="eastAsia"/>
        </w:rPr>
        <w:t>图4-1</w:t>
      </w:r>
      <w:r>
        <w:rPr>
          <w:rFonts w:hint="eastAsia"/>
          <w:lang w:val="en-US" w:eastAsia="zh-CN"/>
        </w:rPr>
        <w:t>3</w:t>
      </w:r>
      <w:r>
        <w:rPr>
          <w:rFonts w:hint="eastAsia"/>
        </w:rPr>
        <w:t xml:space="preserve"> </w:t>
      </w:r>
      <w:r>
        <w:t>判断题型</w:t>
      </w:r>
      <w:r>
        <w:rPr>
          <w:rFonts w:hint="eastAsia"/>
          <w:lang w:eastAsia="zh-CN"/>
        </w:rPr>
        <w:t>实体属性</w:t>
      </w:r>
      <w:r>
        <w:rPr>
          <w:rFonts w:hint="eastAsia"/>
        </w:rPr>
        <w:t>图</w:t>
      </w:r>
    </w:p>
    <w:p>
      <w:pPr>
        <w:pStyle w:val="37"/>
        <w:numPr>
          <w:ilvl w:val="0"/>
          <w:numId w:val="4"/>
        </w:numPr>
        <w:rPr>
          <w:rFonts w:hint="eastAsia"/>
        </w:rPr>
      </w:pPr>
      <w:r>
        <w:rPr>
          <w:rFonts w:hint="eastAsia"/>
        </w:rPr>
        <w:t>多选题</w:t>
      </w:r>
      <w:r>
        <w:rPr>
          <w:rFonts w:hint="eastAsia"/>
          <w:lang w:eastAsia="zh-CN"/>
        </w:rPr>
        <w:t>实体属性</w:t>
      </w:r>
      <w:r>
        <w:rPr>
          <w:rFonts w:hint="eastAsia"/>
        </w:rPr>
        <w:t>图，如图4-1</w:t>
      </w:r>
      <w:r>
        <w:rPr>
          <w:rFonts w:hint="eastAsia"/>
          <w:lang w:val="en-US" w:eastAsia="zh-CN"/>
        </w:rPr>
        <w:t>4</w:t>
      </w:r>
      <w:r>
        <w:rPr>
          <w:rFonts w:hint="eastAsia"/>
        </w:rPr>
        <w:t>所示。</w:t>
      </w:r>
    </w:p>
    <w:p>
      <w:pPr>
        <w:pStyle w:val="37"/>
        <w:spacing w:before="24" w:after="24"/>
        <w:ind w:firstLine="0" w:firstLineChars="0"/>
        <w:jc w:val="center"/>
      </w:pPr>
      <w:r>
        <w:drawing>
          <wp:inline distT="0" distB="0" distL="114300" distR="114300">
            <wp:extent cx="3209290" cy="2327275"/>
            <wp:effectExtent l="0" t="0" r="3810" b="9525"/>
            <wp:docPr id="49" name="图片 49" descr="多选题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多选题er"/>
                    <pic:cNvPicPr>
                      <a:picLocks noChangeAspect="1"/>
                    </pic:cNvPicPr>
                  </pic:nvPicPr>
                  <pic:blipFill>
                    <a:blip r:embed="rId29"/>
                    <a:stretch>
                      <a:fillRect/>
                    </a:stretch>
                  </pic:blipFill>
                  <pic:spPr>
                    <a:xfrm>
                      <a:off x="0" y="0"/>
                      <a:ext cx="3209290" cy="2327275"/>
                    </a:xfrm>
                    <a:prstGeom prst="rect">
                      <a:avLst/>
                    </a:prstGeom>
                  </pic:spPr>
                </pic:pic>
              </a:graphicData>
            </a:graphic>
          </wp:inline>
        </w:drawing>
      </w:r>
    </w:p>
    <w:p>
      <w:pPr>
        <w:pStyle w:val="79"/>
        <w:spacing w:before="120" w:after="360"/>
        <w:rPr>
          <w:rFonts w:hint="eastAsia"/>
        </w:rPr>
      </w:pPr>
      <w:r>
        <w:rPr>
          <w:rFonts w:hint="eastAsia"/>
        </w:rPr>
        <w:t>图4-1</w:t>
      </w:r>
      <w:r>
        <w:rPr>
          <w:rFonts w:hint="eastAsia"/>
          <w:lang w:val="en-US" w:eastAsia="zh-CN"/>
        </w:rPr>
        <w:t>4</w:t>
      </w:r>
      <w:r>
        <w:rPr>
          <w:rFonts w:hint="eastAsia"/>
        </w:rPr>
        <w:t xml:space="preserve"> 多选题</w:t>
      </w:r>
      <w:r>
        <w:rPr>
          <w:rFonts w:hint="eastAsia"/>
          <w:lang w:eastAsia="zh-CN"/>
        </w:rPr>
        <w:t>实体属性</w:t>
      </w:r>
      <w:r>
        <w:rPr>
          <w:rFonts w:hint="eastAsia"/>
        </w:rPr>
        <w:t>图</w:t>
      </w:r>
    </w:p>
    <w:p>
      <w:pPr>
        <w:pStyle w:val="37"/>
        <w:numPr>
          <w:ilvl w:val="0"/>
          <w:numId w:val="4"/>
        </w:numPr>
        <w:rPr>
          <w:rFonts w:hint="eastAsia"/>
        </w:rPr>
      </w:pPr>
      <w:r>
        <w:rPr>
          <w:rFonts w:hint="eastAsia"/>
        </w:rPr>
        <w:t>问卷</w:t>
      </w:r>
      <w:r>
        <w:rPr>
          <w:rFonts w:hint="eastAsia"/>
          <w:lang w:eastAsia="zh-CN"/>
        </w:rPr>
        <w:t>实体属性</w:t>
      </w:r>
      <w:r>
        <w:rPr>
          <w:rFonts w:hint="eastAsia"/>
        </w:rPr>
        <w:t>图，如图4-1</w:t>
      </w:r>
      <w:r>
        <w:rPr>
          <w:rFonts w:hint="eastAsia"/>
          <w:lang w:val="en-US" w:eastAsia="zh-CN"/>
        </w:rPr>
        <w:t>5</w:t>
      </w:r>
      <w:r>
        <w:rPr>
          <w:rFonts w:hint="eastAsia"/>
        </w:rPr>
        <w:t>所示。</w:t>
      </w:r>
    </w:p>
    <w:p>
      <w:pPr>
        <w:pStyle w:val="37"/>
        <w:spacing w:before="24" w:after="24"/>
        <w:ind w:firstLine="0" w:firstLineChars="0"/>
        <w:jc w:val="center"/>
      </w:pPr>
      <w:r>
        <w:drawing>
          <wp:inline distT="0" distB="0" distL="114300" distR="114300">
            <wp:extent cx="2823845" cy="2178685"/>
            <wp:effectExtent l="0" t="0" r="8255" b="5715"/>
            <wp:docPr id="50" name="图片 50" descr="问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问卷"/>
                    <pic:cNvPicPr>
                      <a:picLocks noChangeAspect="1"/>
                    </pic:cNvPicPr>
                  </pic:nvPicPr>
                  <pic:blipFill>
                    <a:blip r:embed="rId30"/>
                    <a:stretch>
                      <a:fillRect/>
                    </a:stretch>
                  </pic:blipFill>
                  <pic:spPr>
                    <a:xfrm>
                      <a:off x="0" y="0"/>
                      <a:ext cx="2823845" cy="2178685"/>
                    </a:xfrm>
                    <a:prstGeom prst="rect">
                      <a:avLst/>
                    </a:prstGeom>
                  </pic:spPr>
                </pic:pic>
              </a:graphicData>
            </a:graphic>
          </wp:inline>
        </w:drawing>
      </w:r>
    </w:p>
    <w:p>
      <w:pPr>
        <w:pStyle w:val="79"/>
        <w:spacing w:before="120" w:after="360"/>
        <w:rPr>
          <w:rFonts w:hint="eastAsia"/>
        </w:rPr>
      </w:pPr>
      <w:r>
        <w:rPr>
          <w:rFonts w:hint="eastAsia"/>
        </w:rPr>
        <w:t>图4-1</w:t>
      </w:r>
      <w:r>
        <w:rPr>
          <w:rFonts w:hint="eastAsia"/>
          <w:lang w:val="en-US" w:eastAsia="zh-CN"/>
        </w:rPr>
        <w:t>5</w:t>
      </w:r>
      <w:r>
        <w:rPr>
          <w:rFonts w:hint="eastAsia"/>
        </w:rPr>
        <w:t xml:space="preserve"> 问卷</w:t>
      </w:r>
      <w:r>
        <w:rPr>
          <w:rFonts w:hint="eastAsia"/>
          <w:lang w:eastAsia="zh-CN"/>
        </w:rPr>
        <w:t>实体属性</w:t>
      </w:r>
      <w:r>
        <w:rPr>
          <w:rFonts w:hint="eastAsia"/>
        </w:rPr>
        <w:t>图</w:t>
      </w:r>
    </w:p>
    <w:p>
      <w:pPr>
        <w:pStyle w:val="37"/>
        <w:numPr>
          <w:ilvl w:val="0"/>
          <w:numId w:val="4"/>
        </w:numPr>
      </w:pPr>
      <w:r>
        <w:rPr>
          <w:rFonts w:hint="eastAsia"/>
        </w:rPr>
        <w:t>问卷明细</w:t>
      </w:r>
      <w:r>
        <w:rPr>
          <w:rFonts w:hint="eastAsia"/>
          <w:lang w:eastAsia="zh-CN"/>
        </w:rPr>
        <w:t>实体属性</w:t>
      </w:r>
      <w:r>
        <w:rPr>
          <w:rFonts w:hint="eastAsia"/>
        </w:rPr>
        <w:t>图，如图4-1</w:t>
      </w:r>
      <w:r>
        <w:rPr>
          <w:rFonts w:hint="eastAsia"/>
          <w:lang w:val="en-US" w:eastAsia="zh-CN"/>
        </w:rPr>
        <w:t>6</w:t>
      </w:r>
      <w:r>
        <w:rPr>
          <w:rFonts w:hint="eastAsia"/>
        </w:rPr>
        <w:t>所示。</w:t>
      </w:r>
    </w:p>
    <w:p>
      <w:pPr>
        <w:pStyle w:val="37"/>
        <w:spacing w:before="24" w:after="24"/>
        <w:ind w:firstLine="0" w:firstLineChars="0"/>
        <w:jc w:val="center"/>
      </w:pPr>
      <w:r>
        <w:drawing>
          <wp:inline distT="0" distB="0" distL="114300" distR="114300">
            <wp:extent cx="2703830" cy="1983740"/>
            <wp:effectExtent l="0" t="0" r="1270" b="10160"/>
            <wp:docPr id="16" name="图片 16" descr="问卷明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问卷明细"/>
                    <pic:cNvPicPr>
                      <a:picLocks noChangeAspect="1"/>
                    </pic:cNvPicPr>
                  </pic:nvPicPr>
                  <pic:blipFill>
                    <a:blip r:embed="rId31"/>
                    <a:stretch>
                      <a:fillRect/>
                    </a:stretch>
                  </pic:blipFill>
                  <pic:spPr>
                    <a:xfrm>
                      <a:off x="0" y="0"/>
                      <a:ext cx="2703830" cy="1983740"/>
                    </a:xfrm>
                    <a:prstGeom prst="rect">
                      <a:avLst/>
                    </a:prstGeom>
                  </pic:spPr>
                </pic:pic>
              </a:graphicData>
            </a:graphic>
          </wp:inline>
        </w:drawing>
      </w:r>
    </w:p>
    <w:p>
      <w:pPr>
        <w:pStyle w:val="79"/>
        <w:spacing w:before="120" w:after="360"/>
        <w:rPr>
          <w:rFonts w:hint="eastAsia"/>
        </w:rPr>
      </w:pPr>
      <w:r>
        <w:rPr>
          <w:rFonts w:hint="eastAsia"/>
        </w:rPr>
        <w:t>图4-1</w:t>
      </w:r>
      <w:r>
        <w:rPr>
          <w:rFonts w:hint="eastAsia"/>
          <w:lang w:val="en-US" w:eastAsia="zh-CN"/>
        </w:rPr>
        <w:t>6</w:t>
      </w:r>
      <w:r>
        <w:rPr>
          <w:rFonts w:hint="eastAsia"/>
        </w:rPr>
        <w:t xml:space="preserve"> </w:t>
      </w:r>
      <w:r>
        <w:t>问卷明细</w:t>
      </w:r>
      <w:r>
        <w:rPr>
          <w:rFonts w:hint="eastAsia"/>
          <w:lang w:eastAsia="zh-CN"/>
        </w:rPr>
        <w:t>实体属性</w:t>
      </w:r>
      <w:r>
        <w:rPr>
          <w:rFonts w:hint="eastAsia"/>
        </w:rPr>
        <w:t>图</w:t>
      </w:r>
    </w:p>
    <w:p>
      <w:pPr>
        <w:pStyle w:val="37"/>
        <w:numPr>
          <w:ilvl w:val="0"/>
          <w:numId w:val="4"/>
        </w:numPr>
      </w:pPr>
      <w:r>
        <w:rPr>
          <w:rFonts w:hint="eastAsia"/>
        </w:rPr>
        <w:t>单选题</w:t>
      </w:r>
      <w:r>
        <w:rPr>
          <w:rFonts w:hint="eastAsia"/>
          <w:lang w:eastAsia="zh-CN"/>
        </w:rPr>
        <w:t>实体属性</w:t>
      </w:r>
      <w:r>
        <w:rPr>
          <w:rFonts w:hint="eastAsia"/>
        </w:rPr>
        <w:t>图，如图4-1</w:t>
      </w:r>
      <w:r>
        <w:rPr>
          <w:rFonts w:hint="eastAsia"/>
          <w:lang w:val="en-US" w:eastAsia="zh-CN"/>
        </w:rPr>
        <w:t>7</w:t>
      </w:r>
      <w:r>
        <w:rPr>
          <w:rFonts w:hint="eastAsia"/>
        </w:rPr>
        <w:t>所示。</w:t>
      </w:r>
    </w:p>
    <w:p>
      <w:pPr>
        <w:pStyle w:val="37"/>
      </w:pPr>
    </w:p>
    <w:p>
      <w:pPr>
        <w:pStyle w:val="37"/>
        <w:spacing w:before="24" w:after="24"/>
        <w:ind w:firstLine="0" w:firstLineChars="0"/>
        <w:jc w:val="center"/>
      </w:pPr>
      <w:r>
        <w:drawing>
          <wp:inline distT="0" distB="0" distL="114300" distR="114300">
            <wp:extent cx="2662555" cy="2013585"/>
            <wp:effectExtent l="0" t="0" r="4445" b="5715"/>
            <wp:docPr id="52" name="图片 52" descr="单选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单选题"/>
                    <pic:cNvPicPr>
                      <a:picLocks noChangeAspect="1"/>
                    </pic:cNvPicPr>
                  </pic:nvPicPr>
                  <pic:blipFill>
                    <a:blip r:embed="rId32"/>
                    <a:stretch>
                      <a:fillRect/>
                    </a:stretch>
                  </pic:blipFill>
                  <pic:spPr>
                    <a:xfrm>
                      <a:off x="0" y="0"/>
                      <a:ext cx="2662555" cy="2013585"/>
                    </a:xfrm>
                    <a:prstGeom prst="rect">
                      <a:avLst/>
                    </a:prstGeom>
                  </pic:spPr>
                </pic:pic>
              </a:graphicData>
            </a:graphic>
          </wp:inline>
        </w:drawing>
      </w:r>
    </w:p>
    <w:p>
      <w:pPr>
        <w:pStyle w:val="79"/>
        <w:spacing w:before="120" w:after="360"/>
        <w:rPr>
          <w:rFonts w:hint="eastAsia"/>
        </w:rPr>
      </w:pPr>
      <w:r>
        <w:rPr>
          <w:rFonts w:hint="eastAsia"/>
        </w:rPr>
        <w:t>图4-1</w:t>
      </w:r>
      <w:r>
        <w:rPr>
          <w:rFonts w:hint="eastAsia"/>
          <w:lang w:val="en-US" w:eastAsia="zh-CN"/>
        </w:rPr>
        <w:t>7</w:t>
      </w:r>
      <w:r>
        <w:rPr>
          <w:rFonts w:hint="eastAsia"/>
        </w:rPr>
        <w:t xml:space="preserve"> </w:t>
      </w:r>
      <w:r>
        <w:t>单选题</w:t>
      </w:r>
      <w:r>
        <w:rPr>
          <w:rFonts w:hint="eastAsia"/>
          <w:lang w:eastAsia="zh-CN"/>
        </w:rPr>
        <w:t>实体属性</w:t>
      </w:r>
      <w:r>
        <w:rPr>
          <w:rFonts w:hint="eastAsia"/>
        </w:rPr>
        <w:t>图</w:t>
      </w:r>
    </w:p>
    <w:p>
      <w:pPr>
        <w:pStyle w:val="37"/>
        <w:numPr>
          <w:ilvl w:val="0"/>
          <w:numId w:val="4"/>
        </w:numPr>
      </w:pPr>
      <w:r>
        <w:rPr>
          <w:rFonts w:hint="eastAsia"/>
        </w:rPr>
        <w:t>主观题</w:t>
      </w:r>
      <w:r>
        <w:rPr>
          <w:rFonts w:hint="eastAsia"/>
          <w:lang w:eastAsia="zh-CN"/>
        </w:rPr>
        <w:t>实体属性</w:t>
      </w:r>
      <w:r>
        <w:rPr>
          <w:rFonts w:hint="eastAsia"/>
        </w:rPr>
        <w:t>图，如图4-18所示。</w:t>
      </w:r>
    </w:p>
    <w:p>
      <w:pPr>
        <w:pStyle w:val="37"/>
        <w:spacing w:before="24" w:after="24"/>
        <w:ind w:firstLine="0" w:firstLineChars="0"/>
        <w:jc w:val="center"/>
      </w:pPr>
      <w:r>
        <w:drawing>
          <wp:inline distT="0" distB="0" distL="114300" distR="114300">
            <wp:extent cx="3140075" cy="2334895"/>
            <wp:effectExtent l="0" t="0" r="9525" b="1905"/>
            <wp:docPr id="54" name="图片 54" descr="主观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主观题"/>
                    <pic:cNvPicPr>
                      <a:picLocks noChangeAspect="1"/>
                    </pic:cNvPicPr>
                  </pic:nvPicPr>
                  <pic:blipFill>
                    <a:blip r:embed="rId33"/>
                    <a:stretch>
                      <a:fillRect/>
                    </a:stretch>
                  </pic:blipFill>
                  <pic:spPr>
                    <a:xfrm>
                      <a:off x="0" y="0"/>
                      <a:ext cx="3140075" cy="2334895"/>
                    </a:xfrm>
                    <a:prstGeom prst="rect">
                      <a:avLst/>
                    </a:prstGeom>
                  </pic:spPr>
                </pic:pic>
              </a:graphicData>
            </a:graphic>
          </wp:inline>
        </w:drawing>
      </w:r>
    </w:p>
    <w:p>
      <w:pPr>
        <w:pStyle w:val="79"/>
        <w:spacing w:before="120" w:after="360"/>
        <w:rPr>
          <w:rFonts w:hint="eastAsia"/>
        </w:rPr>
      </w:pPr>
      <w:r>
        <w:rPr>
          <w:rFonts w:hint="eastAsia"/>
        </w:rPr>
        <w:t xml:space="preserve">图4-18 </w:t>
      </w:r>
      <w:r>
        <w:t>主观题</w:t>
      </w:r>
      <w:r>
        <w:rPr>
          <w:rFonts w:hint="eastAsia"/>
          <w:lang w:eastAsia="zh-CN"/>
        </w:rPr>
        <w:t>实体属性</w:t>
      </w:r>
      <w:r>
        <w:rPr>
          <w:rFonts w:hint="eastAsia"/>
        </w:rPr>
        <w:t>图</w:t>
      </w:r>
    </w:p>
    <w:p>
      <w:pPr>
        <w:pStyle w:val="37"/>
        <w:numPr>
          <w:ilvl w:val="0"/>
          <w:numId w:val="4"/>
        </w:numPr>
      </w:pPr>
      <w:r>
        <w:rPr>
          <w:rFonts w:hint="eastAsia"/>
        </w:rPr>
        <w:t>考试</w:t>
      </w:r>
      <w:r>
        <w:rPr>
          <w:rFonts w:hint="eastAsia"/>
          <w:lang w:eastAsia="zh-CN"/>
        </w:rPr>
        <w:t>实体属性</w:t>
      </w:r>
      <w:r>
        <w:rPr>
          <w:rFonts w:hint="eastAsia"/>
        </w:rPr>
        <w:t>图，如图4-</w:t>
      </w:r>
      <w:r>
        <w:rPr>
          <w:rFonts w:hint="eastAsia"/>
          <w:lang w:val="en-US" w:eastAsia="zh-CN"/>
        </w:rPr>
        <w:t>19</w:t>
      </w:r>
      <w:r>
        <w:rPr>
          <w:rFonts w:hint="eastAsia"/>
        </w:rPr>
        <w:t>所示。</w:t>
      </w:r>
    </w:p>
    <w:p>
      <w:pPr>
        <w:pStyle w:val="37"/>
      </w:pPr>
    </w:p>
    <w:p>
      <w:pPr>
        <w:pStyle w:val="37"/>
        <w:spacing w:before="24" w:after="24"/>
        <w:ind w:firstLine="0" w:firstLineChars="0"/>
        <w:jc w:val="center"/>
      </w:pPr>
      <w:r>
        <w:drawing>
          <wp:inline distT="0" distB="0" distL="114300" distR="114300">
            <wp:extent cx="3623945" cy="2563495"/>
            <wp:effectExtent l="0" t="0" r="8255" b="1905"/>
            <wp:docPr id="57" name="图片 57" descr="考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考试"/>
                    <pic:cNvPicPr>
                      <a:picLocks noChangeAspect="1"/>
                    </pic:cNvPicPr>
                  </pic:nvPicPr>
                  <pic:blipFill>
                    <a:blip r:embed="rId34"/>
                    <a:stretch>
                      <a:fillRect/>
                    </a:stretch>
                  </pic:blipFill>
                  <pic:spPr>
                    <a:xfrm>
                      <a:off x="0" y="0"/>
                      <a:ext cx="3623945" cy="2563495"/>
                    </a:xfrm>
                    <a:prstGeom prst="rect">
                      <a:avLst/>
                    </a:prstGeom>
                  </pic:spPr>
                </pic:pic>
              </a:graphicData>
            </a:graphic>
          </wp:inline>
        </w:drawing>
      </w:r>
    </w:p>
    <w:p>
      <w:pPr>
        <w:pStyle w:val="37"/>
        <w:spacing w:before="24" w:after="24"/>
        <w:ind w:firstLine="0"/>
        <w:jc w:val="center"/>
      </w:pPr>
      <w:r>
        <w:rPr>
          <w:rFonts w:hint="eastAsia"/>
        </w:rPr>
        <w:t>图4-</w:t>
      </w:r>
      <w:r>
        <w:rPr>
          <w:rFonts w:hint="eastAsia"/>
          <w:lang w:val="en-US" w:eastAsia="zh-CN"/>
        </w:rPr>
        <w:t>19</w:t>
      </w:r>
      <w:r>
        <w:rPr>
          <w:rFonts w:hint="eastAsia"/>
        </w:rPr>
        <w:t xml:space="preserve"> 考试</w:t>
      </w:r>
      <w:r>
        <w:rPr>
          <w:rFonts w:hint="eastAsia"/>
          <w:lang w:eastAsia="zh-CN"/>
        </w:rPr>
        <w:t>实体属性</w:t>
      </w:r>
      <w:r>
        <w:rPr>
          <w:rFonts w:hint="eastAsia"/>
        </w:rPr>
        <w:t>图</w:t>
      </w:r>
    </w:p>
    <w:p>
      <w:pPr>
        <w:pStyle w:val="40"/>
        <w:bidi w:val="0"/>
        <w:rPr>
          <w:rFonts w:hint="eastAsia"/>
        </w:rPr>
      </w:pPr>
      <w:bookmarkStart w:id="68" w:name="_Toc2057"/>
      <w:r>
        <w:rPr>
          <w:rFonts w:hint="eastAsia"/>
        </w:rPr>
        <w:t>数据库表结构</w:t>
      </w:r>
      <w:bookmarkEnd w:id="68"/>
    </w:p>
    <w:p>
      <w:pPr>
        <w:pStyle w:val="37"/>
        <w:spacing w:before="24" w:after="24"/>
        <w:ind w:firstLine="480"/>
        <w:rPr>
          <w:rFonts w:hint="eastAsia"/>
        </w:rPr>
      </w:pPr>
      <w:r>
        <w:rPr>
          <w:rFonts w:hint="eastAsia"/>
        </w:rPr>
        <w:t>编程学习管理系统的数据库，其中包括以下表：</w:t>
      </w:r>
    </w:p>
    <w:p>
      <w:pPr>
        <w:pStyle w:val="37"/>
        <w:spacing w:before="24" w:after="24"/>
        <w:ind w:firstLine="480"/>
        <w:rPr>
          <w:rFonts w:hint="eastAsia"/>
          <w:lang w:val="en-US" w:eastAsia="zh-CN"/>
        </w:rPr>
      </w:pPr>
      <w:r>
        <w:rPr>
          <w:rFonts w:hint="eastAsia"/>
          <w:lang w:val="en-US" w:eastAsia="zh-CN"/>
        </w:rPr>
        <w:t>(1)用户表，包含用户主键,创建时间,创建人,密码,邮箱,角色,手机号码,头像,出生年月,名称,账号。用户表如表4-1所示。</w:t>
      </w:r>
    </w:p>
    <w:p>
      <w:pPr>
        <w:pStyle w:val="37"/>
        <w:spacing w:before="24" w:after="24"/>
        <w:ind w:firstLine="480"/>
        <w:rPr>
          <w:rFonts w:hint="default"/>
          <w:lang w:val="en-US" w:eastAsia="zh-CN"/>
        </w:rPr>
      </w:pPr>
    </w:p>
    <w:p>
      <w:pPr>
        <w:pStyle w:val="37"/>
        <w:spacing w:before="24" w:after="24"/>
        <w:ind w:firstLine="480"/>
        <w:rPr>
          <w:rFonts w:hint="default"/>
          <w:lang w:val="en-US" w:eastAsia="zh-CN"/>
        </w:rPr>
      </w:pPr>
    </w:p>
    <w:p>
      <w:pPr>
        <w:pStyle w:val="81"/>
        <w:spacing w:before="360" w:after="120"/>
      </w:pPr>
      <w:r>
        <w:rPr>
          <w:rFonts w:hint="eastAsia"/>
        </w:rPr>
        <w:t>表4-1 用户表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28" w:type="dxa"/>
          <w:left w:w="28" w:type="dxa"/>
          <w:bottom w:w="28" w:type="dxa"/>
          <w:right w:w="28" w:type="dxa"/>
        </w:tblCellMar>
      </w:tblPr>
      <w:tblGrid>
        <w:gridCol w:w="1687"/>
        <w:gridCol w:w="1432"/>
        <w:gridCol w:w="1601"/>
        <w:gridCol w:w="1607"/>
        <w:gridCol w:w="1607"/>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28" w:type="dxa"/>
            <w:left w:w="28" w:type="dxa"/>
            <w:bottom w:w="28" w:type="dxa"/>
            <w:right w:w="28" w:type="dxa"/>
          </w:tblCellMar>
        </w:tblPrEx>
        <w:trPr>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1012" w:type="pct"/>
            <w:tcBorders>
              <w:bottom w:val="single" w:color="auto" w:sz="4" w:space="0"/>
            </w:tcBorders>
            <w:shd w:val="clear" w:color="auto" w:fill="FFFFFF" w:themeFill="background1"/>
            <w:vAlign w:val="center"/>
          </w:tcPr>
          <w:p>
            <w:pPr>
              <w:pStyle w:val="93"/>
              <w:rPr>
                <w:rFonts w:hint="default"/>
              </w:rPr>
            </w:pPr>
            <w:r>
              <w:t>主键</w:t>
            </w:r>
          </w:p>
        </w:tc>
        <w:tc>
          <w:tcPr>
            <w:tcW w:w="1012"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28" w:type="dxa"/>
            <w:left w:w="28" w:type="dxa"/>
            <w:bottom w:w="28" w:type="dxa"/>
            <w:right w:w="28" w:type="dxa"/>
          </w:tblCellMar>
        </w:tblPrEx>
        <w:trPr>
          <w:tblHeader/>
          <w:jc w:val="center"/>
        </w:trPr>
        <w:tc>
          <w:tcPr>
            <w:tcW w:w="1063" w:type="pct"/>
            <w:tcBorders>
              <w:top w:val="single" w:color="auto" w:sz="4" w:space="0"/>
              <w:tl2br w:val="nil"/>
              <w:tr2bl w:val="nil"/>
            </w:tcBorders>
            <w:vAlign w:val="center"/>
          </w:tcPr>
          <w:p>
            <w:pPr>
              <w:pStyle w:val="93"/>
              <w:rPr>
                <w:rFonts w:hint="default"/>
              </w:rPr>
            </w:pPr>
            <w:r>
              <w:t>CreationTime</w:t>
            </w:r>
          </w:p>
        </w:tc>
        <w:tc>
          <w:tcPr>
            <w:tcW w:w="902" w:type="pct"/>
            <w:tcBorders>
              <w:top w:val="single" w:color="auto" w:sz="4" w:space="0"/>
              <w:tl2br w:val="nil"/>
              <w:tr2bl w:val="nil"/>
            </w:tcBorders>
            <w:vAlign w:val="center"/>
          </w:tcPr>
          <w:p>
            <w:pPr>
              <w:pStyle w:val="93"/>
              <w:rPr>
                <w:rFonts w:hint="default"/>
              </w:rPr>
            </w:pPr>
            <w:r>
              <w:t>timestamp</w:t>
            </w:r>
          </w:p>
        </w:tc>
        <w:tc>
          <w:tcPr>
            <w:tcW w:w="1008" w:type="pct"/>
            <w:tcBorders>
              <w:top w:val="single" w:color="auto" w:sz="4" w:space="0"/>
              <w:tl2br w:val="nil"/>
              <w:tr2bl w:val="nil"/>
            </w:tcBorders>
            <w:vAlign w:val="center"/>
          </w:tcPr>
          <w:p>
            <w:pPr>
              <w:pStyle w:val="93"/>
              <w:rPr>
                <w:rFonts w:hint="default"/>
              </w:rPr>
            </w:pPr>
            <w:r>
              <w:t>YES</w:t>
            </w:r>
          </w:p>
        </w:tc>
        <w:tc>
          <w:tcPr>
            <w:tcW w:w="1012" w:type="pct"/>
            <w:tcBorders>
              <w:top w:val="single" w:color="auto" w:sz="4" w:space="0"/>
              <w:tl2br w:val="nil"/>
              <w:tr2bl w:val="nil"/>
            </w:tcBorders>
            <w:vAlign w:val="center"/>
          </w:tcPr>
          <w:p>
            <w:pPr>
              <w:pStyle w:val="93"/>
              <w:rPr>
                <w:rFonts w:hint="default"/>
              </w:rPr>
            </w:pPr>
            <w:r>
              <w:t>-</w:t>
            </w:r>
          </w:p>
        </w:tc>
        <w:tc>
          <w:tcPr>
            <w:tcW w:w="1012" w:type="pct"/>
            <w:tcBorders>
              <w:top w:val="single" w:color="auto" w:sz="4" w:space="0"/>
              <w:tl2br w:val="nil"/>
              <w:tr2bl w:val="nil"/>
            </w:tcBorders>
            <w:vAlign w:val="center"/>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28" w:type="dxa"/>
            <w:left w:w="28" w:type="dxa"/>
            <w:bottom w:w="28" w:type="dxa"/>
            <w:right w:w="28" w:type="dxa"/>
          </w:tblCellMar>
        </w:tblPrEx>
        <w:trPr>
          <w:tblHeader/>
          <w:jc w:val="center"/>
        </w:trPr>
        <w:tc>
          <w:tcPr>
            <w:tcW w:w="1063" w:type="pct"/>
            <w:tcBorders>
              <w:tl2br w:val="nil"/>
              <w:tr2bl w:val="nil"/>
            </w:tcBorders>
            <w:vAlign w:val="center"/>
          </w:tcPr>
          <w:p>
            <w:pPr>
              <w:pStyle w:val="93"/>
              <w:rPr>
                <w:rFonts w:hint="default"/>
              </w:rPr>
            </w:pPr>
            <w:r>
              <w:t>Birth</w:t>
            </w:r>
          </w:p>
        </w:tc>
        <w:tc>
          <w:tcPr>
            <w:tcW w:w="902" w:type="pct"/>
            <w:tcBorders>
              <w:tl2br w:val="nil"/>
              <w:tr2bl w:val="nil"/>
            </w:tcBorders>
            <w:vAlign w:val="center"/>
          </w:tcPr>
          <w:p>
            <w:pPr>
              <w:pStyle w:val="93"/>
              <w:rPr>
                <w:rFonts w:hint="default"/>
              </w:rPr>
            </w:pPr>
            <w:r>
              <w:t>datetime</w:t>
            </w:r>
          </w:p>
        </w:tc>
        <w:tc>
          <w:tcPr>
            <w:tcW w:w="1008" w:type="pct"/>
            <w:tcBorders>
              <w:tl2br w:val="nil"/>
              <w:tr2bl w:val="nil"/>
            </w:tcBorders>
            <w:vAlign w:val="center"/>
          </w:tcPr>
          <w:p>
            <w:pPr>
              <w:pStyle w:val="93"/>
              <w:rPr>
                <w:rFonts w:hint="default"/>
              </w:rPr>
            </w:pPr>
            <w:r>
              <w:t>YES</w:t>
            </w:r>
          </w:p>
        </w:tc>
        <w:tc>
          <w:tcPr>
            <w:tcW w:w="1012" w:type="pct"/>
            <w:tcBorders>
              <w:tl2br w:val="nil"/>
              <w:tr2bl w:val="nil"/>
            </w:tcBorders>
            <w:vAlign w:val="center"/>
          </w:tcPr>
          <w:p>
            <w:pPr>
              <w:pStyle w:val="93"/>
              <w:rPr>
                <w:rFonts w:hint="default"/>
              </w:rPr>
            </w:pPr>
            <w:r>
              <w:t>-</w:t>
            </w:r>
          </w:p>
        </w:tc>
        <w:tc>
          <w:tcPr>
            <w:tcW w:w="1012" w:type="pct"/>
            <w:tcBorders>
              <w:tl2br w:val="nil"/>
              <w:tr2bl w:val="nil"/>
            </w:tcBorders>
            <w:vAlign w:val="center"/>
          </w:tcPr>
          <w:p>
            <w:pPr>
              <w:pStyle w:val="93"/>
              <w:rPr>
                <w:rFonts w:hint="default"/>
              </w:rPr>
            </w:pPr>
            <w:r>
              <w:t>出生年月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28" w:type="dxa"/>
            <w:left w:w="28" w:type="dxa"/>
            <w:bottom w:w="28" w:type="dxa"/>
            <w:right w:w="28" w:type="dxa"/>
          </w:tblCellMar>
        </w:tblPrEx>
        <w:trPr>
          <w:tblHeader/>
          <w:jc w:val="center"/>
        </w:trPr>
        <w:tc>
          <w:tcPr>
            <w:tcW w:w="1063" w:type="pct"/>
            <w:tcBorders>
              <w:tl2br w:val="nil"/>
              <w:tr2bl w:val="nil"/>
            </w:tcBorders>
            <w:vAlign w:val="center"/>
          </w:tcPr>
          <w:p>
            <w:pPr>
              <w:pStyle w:val="93"/>
              <w:rPr>
                <w:rFonts w:hint="default"/>
              </w:rPr>
            </w:pPr>
            <w:r>
              <w:t>PhoneNumber</w:t>
            </w:r>
          </w:p>
        </w:tc>
        <w:tc>
          <w:tcPr>
            <w:tcW w:w="902" w:type="pct"/>
            <w:tcBorders>
              <w:tl2br w:val="nil"/>
              <w:tr2bl w:val="nil"/>
            </w:tcBorders>
            <w:vAlign w:val="center"/>
          </w:tcPr>
          <w:p>
            <w:pPr>
              <w:pStyle w:val="93"/>
              <w:rPr>
                <w:rFonts w:hint="default"/>
              </w:rPr>
            </w:pPr>
            <w:r>
              <w:t>Varchar(</w:t>
            </w:r>
            <w:r>
              <w:rPr>
                <w:rFonts w:hint="eastAsia"/>
                <w:lang w:val="en-US" w:eastAsia="zh-CN"/>
              </w:rPr>
              <w:t>11</w:t>
            </w:r>
            <w:r>
              <w:t>)</w:t>
            </w:r>
          </w:p>
        </w:tc>
        <w:tc>
          <w:tcPr>
            <w:tcW w:w="1008" w:type="pct"/>
            <w:tcBorders>
              <w:tl2br w:val="nil"/>
              <w:tr2bl w:val="nil"/>
            </w:tcBorders>
            <w:vAlign w:val="center"/>
          </w:tcPr>
          <w:p>
            <w:pPr>
              <w:pStyle w:val="93"/>
              <w:rPr>
                <w:rFonts w:hint="default"/>
              </w:rPr>
            </w:pPr>
            <w:r>
              <w:t>YES</w:t>
            </w:r>
          </w:p>
        </w:tc>
        <w:tc>
          <w:tcPr>
            <w:tcW w:w="1012" w:type="pct"/>
            <w:tcBorders>
              <w:tl2br w:val="nil"/>
              <w:tr2bl w:val="nil"/>
            </w:tcBorders>
            <w:vAlign w:val="center"/>
          </w:tcPr>
          <w:p>
            <w:pPr>
              <w:pStyle w:val="93"/>
              <w:rPr>
                <w:rFonts w:hint="default"/>
              </w:rPr>
            </w:pPr>
            <w:r>
              <w:t>-</w:t>
            </w:r>
          </w:p>
        </w:tc>
        <w:tc>
          <w:tcPr>
            <w:tcW w:w="1012" w:type="pct"/>
            <w:tcBorders>
              <w:tl2br w:val="nil"/>
              <w:tr2bl w:val="nil"/>
            </w:tcBorders>
            <w:vAlign w:val="center"/>
          </w:tcPr>
          <w:p>
            <w:pPr>
              <w:pStyle w:val="93"/>
              <w:rPr>
                <w:rFonts w:hint="default"/>
              </w:rPr>
            </w:pPr>
            <w:r>
              <w:t>手机号码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28" w:type="dxa"/>
            <w:left w:w="28" w:type="dxa"/>
            <w:bottom w:w="28" w:type="dxa"/>
            <w:right w:w="28" w:type="dxa"/>
          </w:tblCellMar>
        </w:tblPrEx>
        <w:trPr>
          <w:tblHeader/>
          <w:jc w:val="center"/>
        </w:trPr>
        <w:tc>
          <w:tcPr>
            <w:tcW w:w="1063" w:type="pct"/>
            <w:tcBorders>
              <w:tl2br w:val="nil"/>
              <w:tr2bl w:val="nil"/>
            </w:tcBorders>
            <w:vAlign w:val="center"/>
          </w:tcPr>
          <w:p>
            <w:pPr>
              <w:pStyle w:val="93"/>
              <w:rPr>
                <w:rFonts w:hint="default"/>
              </w:rPr>
            </w:pPr>
            <w:r>
              <w:t>Em</w:t>
            </w:r>
            <w:r>
              <w:rPr>
                <w:rFonts w:hint="eastAsia"/>
                <w:lang w:eastAsia="zh-CN"/>
              </w:rPr>
              <w:t>AI</w:t>
            </w:r>
            <w:r>
              <w:t>l</w:t>
            </w:r>
          </w:p>
        </w:tc>
        <w:tc>
          <w:tcPr>
            <w:tcW w:w="902" w:type="pct"/>
            <w:tcBorders>
              <w:tl2br w:val="nil"/>
              <w:tr2bl w:val="nil"/>
            </w:tcBorders>
            <w:vAlign w:val="center"/>
          </w:tcPr>
          <w:p>
            <w:pPr>
              <w:pStyle w:val="93"/>
              <w:rPr>
                <w:rFonts w:hint="default"/>
              </w:rPr>
            </w:pPr>
            <w:r>
              <w:t>Varchar(</w:t>
            </w:r>
            <w:r>
              <w:rPr>
                <w:rFonts w:hint="eastAsia"/>
                <w:lang w:val="en-US" w:eastAsia="zh-CN"/>
              </w:rPr>
              <w:t>52</w:t>
            </w:r>
            <w:r>
              <w:t>)</w:t>
            </w:r>
          </w:p>
        </w:tc>
        <w:tc>
          <w:tcPr>
            <w:tcW w:w="1008" w:type="pct"/>
            <w:tcBorders>
              <w:tl2br w:val="nil"/>
              <w:tr2bl w:val="nil"/>
            </w:tcBorders>
            <w:vAlign w:val="center"/>
          </w:tcPr>
          <w:p>
            <w:pPr>
              <w:pStyle w:val="93"/>
              <w:rPr>
                <w:rFonts w:hint="default"/>
              </w:rPr>
            </w:pPr>
            <w:r>
              <w:t>YES</w:t>
            </w:r>
          </w:p>
        </w:tc>
        <w:tc>
          <w:tcPr>
            <w:tcW w:w="1012" w:type="pct"/>
            <w:tcBorders>
              <w:tl2br w:val="nil"/>
              <w:tr2bl w:val="nil"/>
            </w:tcBorders>
            <w:vAlign w:val="center"/>
          </w:tcPr>
          <w:p>
            <w:pPr>
              <w:pStyle w:val="93"/>
              <w:rPr>
                <w:rFonts w:hint="default"/>
              </w:rPr>
            </w:pPr>
            <w:r>
              <w:t>-</w:t>
            </w:r>
          </w:p>
        </w:tc>
        <w:tc>
          <w:tcPr>
            <w:tcW w:w="1012" w:type="pct"/>
            <w:tcBorders>
              <w:tl2br w:val="nil"/>
              <w:tr2bl w:val="nil"/>
            </w:tcBorders>
            <w:vAlign w:val="center"/>
          </w:tcPr>
          <w:p>
            <w:pPr>
              <w:pStyle w:val="93"/>
              <w:rPr>
                <w:rFonts w:hint="default"/>
              </w:rPr>
            </w:pPr>
            <w:r>
              <w:t>邮箱</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28" w:type="dxa"/>
            <w:left w:w="28" w:type="dxa"/>
            <w:bottom w:w="28" w:type="dxa"/>
            <w:right w:w="28" w:type="dxa"/>
          </w:tblCellMar>
        </w:tblPrEx>
        <w:trPr>
          <w:tblHeader/>
          <w:jc w:val="center"/>
        </w:trPr>
        <w:tc>
          <w:tcPr>
            <w:tcW w:w="1063" w:type="pct"/>
            <w:tcBorders>
              <w:tl2br w:val="nil"/>
              <w:tr2bl w:val="nil"/>
            </w:tcBorders>
            <w:vAlign w:val="center"/>
          </w:tcPr>
          <w:p>
            <w:pPr>
              <w:pStyle w:val="93"/>
              <w:rPr>
                <w:rFonts w:hint="default"/>
              </w:rPr>
            </w:pPr>
            <w:r>
              <w:t>CreatorId</w:t>
            </w:r>
          </w:p>
        </w:tc>
        <w:tc>
          <w:tcPr>
            <w:tcW w:w="902" w:type="pct"/>
            <w:tcBorders>
              <w:tl2br w:val="nil"/>
              <w:tr2bl w:val="nil"/>
            </w:tcBorders>
            <w:vAlign w:val="center"/>
          </w:tcPr>
          <w:p>
            <w:pPr>
              <w:pStyle w:val="93"/>
              <w:rPr>
                <w:rFonts w:hint="default"/>
              </w:rPr>
            </w:pPr>
            <w:r>
              <w:t>int</w:t>
            </w:r>
          </w:p>
        </w:tc>
        <w:tc>
          <w:tcPr>
            <w:tcW w:w="1008" w:type="pct"/>
            <w:tcBorders>
              <w:tl2br w:val="nil"/>
              <w:tr2bl w:val="nil"/>
            </w:tcBorders>
            <w:vAlign w:val="center"/>
          </w:tcPr>
          <w:p>
            <w:pPr>
              <w:pStyle w:val="93"/>
              <w:rPr>
                <w:rFonts w:hint="default"/>
              </w:rPr>
            </w:pPr>
            <w:r>
              <w:t>YES</w:t>
            </w:r>
          </w:p>
        </w:tc>
        <w:tc>
          <w:tcPr>
            <w:tcW w:w="1012" w:type="pct"/>
            <w:tcBorders>
              <w:tl2br w:val="nil"/>
              <w:tr2bl w:val="nil"/>
            </w:tcBorders>
            <w:vAlign w:val="center"/>
          </w:tcPr>
          <w:p>
            <w:pPr>
              <w:pStyle w:val="93"/>
              <w:rPr>
                <w:rFonts w:hint="default"/>
              </w:rPr>
            </w:pPr>
            <w:r>
              <w:t>-</w:t>
            </w:r>
          </w:p>
        </w:tc>
        <w:tc>
          <w:tcPr>
            <w:tcW w:w="1012" w:type="pct"/>
            <w:tcBorders>
              <w:tl2br w:val="nil"/>
              <w:tr2bl w:val="nil"/>
            </w:tcBorders>
            <w:vAlign w:val="center"/>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28" w:type="dxa"/>
            <w:left w:w="28" w:type="dxa"/>
            <w:bottom w:w="28" w:type="dxa"/>
            <w:right w:w="28" w:type="dxa"/>
          </w:tblCellMar>
        </w:tblPrEx>
        <w:trPr>
          <w:tblHeader/>
          <w:jc w:val="center"/>
        </w:trPr>
        <w:tc>
          <w:tcPr>
            <w:tcW w:w="1063" w:type="pct"/>
            <w:tcBorders>
              <w:tl2br w:val="nil"/>
              <w:tr2bl w:val="nil"/>
            </w:tcBorders>
            <w:vAlign w:val="center"/>
          </w:tcPr>
          <w:p>
            <w:pPr>
              <w:pStyle w:val="93"/>
              <w:rPr>
                <w:rFonts w:hint="default"/>
              </w:rPr>
            </w:pPr>
            <w:r>
              <w:t>Name</w:t>
            </w:r>
          </w:p>
        </w:tc>
        <w:tc>
          <w:tcPr>
            <w:tcW w:w="902" w:type="pct"/>
            <w:tcBorders>
              <w:tl2br w:val="nil"/>
              <w:tr2bl w:val="nil"/>
            </w:tcBorders>
            <w:vAlign w:val="center"/>
          </w:tcPr>
          <w:p>
            <w:pPr>
              <w:pStyle w:val="93"/>
              <w:rPr>
                <w:rFonts w:hint="default"/>
              </w:rPr>
            </w:pPr>
            <w:r>
              <w:t>Varchar(</w:t>
            </w:r>
            <w:r>
              <w:rPr>
                <w:rFonts w:hint="eastAsia"/>
                <w:lang w:val="en-US" w:eastAsia="zh-CN"/>
              </w:rPr>
              <w:t>20</w:t>
            </w:r>
            <w:r>
              <w:t>)</w:t>
            </w:r>
          </w:p>
        </w:tc>
        <w:tc>
          <w:tcPr>
            <w:tcW w:w="1008" w:type="pct"/>
            <w:tcBorders>
              <w:tl2br w:val="nil"/>
              <w:tr2bl w:val="nil"/>
            </w:tcBorders>
            <w:vAlign w:val="center"/>
          </w:tcPr>
          <w:p>
            <w:pPr>
              <w:pStyle w:val="93"/>
              <w:rPr>
                <w:rFonts w:hint="default"/>
              </w:rPr>
            </w:pPr>
            <w:r>
              <w:t>YES</w:t>
            </w:r>
          </w:p>
        </w:tc>
        <w:tc>
          <w:tcPr>
            <w:tcW w:w="1012" w:type="pct"/>
            <w:tcBorders>
              <w:tl2br w:val="nil"/>
              <w:tr2bl w:val="nil"/>
            </w:tcBorders>
            <w:vAlign w:val="center"/>
          </w:tcPr>
          <w:p>
            <w:pPr>
              <w:pStyle w:val="93"/>
              <w:rPr>
                <w:rFonts w:hint="default"/>
              </w:rPr>
            </w:pPr>
            <w:r>
              <w:t>-</w:t>
            </w:r>
          </w:p>
        </w:tc>
        <w:tc>
          <w:tcPr>
            <w:tcW w:w="1012" w:type="pct"/>
            <w:tcBorders>
              <w:tl2br w:val="nil"/>
              <w:tr2bl w:val="nil"/>
            </w:tcBorders>
            <w:vAlign w:val="center"/>
          </w:tcPr>
          <w:p>
            <w:pPr>
              <w:pStyle w:val="93"/>
              <w:rPr>
                <w:rFonts w:hint="default"/>
              </w:rPr>
            </w:pPr>
            <w:r>
              <w:t>名称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28" w:type="dxa"/>
            <w:left w:w="28" w:type="dxa"/>
            <w:bottom w:w="28" w:type="dxa"/>
            <w:right w:w="28" w:type="dxa"/>
          </w:tblCellMar>
        </w:tblPrEx>
        <w:trPr>
          <w:tblHeader/>
          <w:jc w:val="center"/>
        </w:trPr>
        <w:tc>
          <w:tcPr>
            <w:tcW w:w="1063" w:type="pct"/>
            <w:tcBorders>
              <w:tl2br w:val="nil"/>
              <w:tr2bl w:val="nil"/>
            </w:tcBorders>
            <w:vAlign w:val="center"/>
          </w:tcPr>
          <w:p>
            <w:pPr>
              <w:pStyle w:val="93"/>
              <w:rPr>
                <w:rFonts w:hint="default"/>
              </w:rPr>
            </w:pPr>
            <w:r>
              <w:t>Id</w:t>
            </w:r>
          </w:p>
        </w:tc>
        <w:tc>
          <w:tcPr>
            <w:tcW w:w="902" w:type="pct"/>
            <w:tcBorders>
              <w:tl2br w:val="nil"/>
              <w:tr2bl w:val="nil"/>
            </w:tcBorders>
            <w:vAlign w:val="center"/>
          </w:tcPr>
          <w:p>
            <w:pPr>
              <w:pStyle w:val="93"/>
              <w:rPr>
                <w:rFonts w:hint="default"/>
              </w:rPr>
            </w:pPr>
            <w:r>
              <w:t>int</w:t>
            </w:r>
          </w:p>
        </w:tc>
        <w:tc>
          <w:tcPr>
            <w:tcW w:w="1008" w:type="pct"/>
            <w:tcBorders>
              <w:tl2br w:val="nil"/>
              <w:tr2bl w:val="nil"/>
            </w:tcBorders>
            <w:vAlign w:val="center"/>
          </w:tcPr>
          <w:p>
            <w:pPr>
              <w:pStyle w:val="93"/>
              <w:rPr>
                <w:rFonts w:hint="default"/>
              </w:rPr>
            </w:pPr>
            <w:r>
              <w:t>NO</w:t>
            </w:r>
          </w:p>
        </w:tc>
        <w:tc>
          <w:tcPr>
            <w:tcW w:w="1012" w:type="pct"/>
            <w:tcBorders>
              <w:tl2br w:val="nil"/>
              <w:tr2bl w:val="nil"/>
            </w:tcBorders>
            <w:vAlign w:val="center"/>
          </w:tcPr>
          <w:p>
            <w:pPr>
              <w:pStyle w:val="93"/>
              <w:rPr>
                <w:rFonts w:hint="default"/>
              </w:rPr>
            </w:pPr>
            <w:r>
              <w:t>True</w:t>
            </w:r>
          </w:p>
        </w:tc>
        <w:tc>
          <w:tcPr>
            <w:tcW w:w="1012" w:type="pct"/>
            <w:tcBorders>
              <w:tl2br w:val="nil"/>
              <w:tr2bl w:val="nil"/>
            </w:tcBorders>
            <w:vAlign w:val="center"/>
          </w:tcPr>
          <w:p>
            <w:pPr>
              <w:pStyle w:val="93"/>
              <w:rPr>
                <w:rFonts w:hint="default"/>
              </w:rPr>
            </w:pPr>
            <w:r>
              <w:t>用户主键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28" w:type="dxa"/>
            <w:left w:w="28" w:type="dxa"/>
            <w:bottom w:w="28" w:type="dxa"/>
            <w:right w:w="28" w:type="dxa"/>
          </w:tblCellMar>
        </w:tblPrEx>
        <w:trPr>
          <w:tblHeader/>
          <w:jc w:val="center"/>
        </w:trPr>
        <w:tc>
          <w:tcPr>
            <w:tcW w:w="1063" w:type="pct"/>
            <w:tcBorders>
              <w:tl2br w:val="nil"/>
              <w:tr2bl w:val="nil"/>
            </w:tcBorders>
            <w:vAlign w:val="center"/>
          </w:tcPr>
          <w:p>
            <w:pPr>
              <w:pStyle w:val="93"/>
              <w:rPr>
                <w:rFonts w:hint="default"/>
              </w:rPr>
            </w:pPr>
            <w:r>
              <w:t>ImageUrls</w:t>
            </w:r>
          </w:p>
        </w:tc>
        <w:tc>
          <w:tcPr>
            <w:tcW w:w="902" w:type="pct"/>
            <w:tcBorders>
              <w:tl2br w:val="nil"/>
              <w:tr2bl w:val="nil"/>
            </w:tcBorders>
            <w:vAlign w:val="center"/>
          </w:tcPr>
          <w:p>
            <w:pPr>
              <w:pStyle w:val="93"/>
              <w:rPr>
                <w:rFonts w:hint="default"/>
              </w:rPr>
            </w:pPr>
            <w:r>
              <w:t>Varchar(128)</w:t>
            </w:r>
          </w:p>
        </w:tc>
        <w:tc>
          <w:tcPr>
            <w:tcW w:w="1008" w:type="pct"/>
            <w:tcBorders>
              <w:tl2br w:val="nil"/>
              <w:tr2bl w:val="nil"/>
            </w:tcBorders>
            <w:vAlign w:val="center"/>
          </w:tcPr>
          <w:p>
            <w:pPr>
              <w:pStyle w:val="93"/>
              <w:rPr>
                <w:rFonts w:hint="default"/>
              </w:rPr>
            </w:pPr>
            <w:r>
              <w:t>YES</w:t>
            </w:r>
          </w:p>
        </w:tc>
        <w:tc>
          <w:tcPr>
            <w:tcW w:w="1012" w:type="pct"/>
            <w:tcBorders>
              <w:tl2br w:val="nil"/>
              <w:tr2bl w:val="nil"/>
            </w:tcBorders>
            <w:vAlign w:val="center"/>
          </w:tcPr>
          <w:p>
            <w:pPr>
              <w:pStyle w:val="93"/>
              <w:rPr>
                <w:rFonts w:hint="default"/>
              </w:rPr>
            </w:pPr>
            <w:r>
              <w:t>-</w:t>
            </w:r>
          </w:p>
        </w:tc>
        <w:tc>
          <w:tcPr>
            <w:tcW w:w="1012" w:type="pct"/>
            <w:tcBorders>
              <w:tl2br w:val="nil"/>
              <w:tr2bl w:val="nil"/>
            </w:tcBorders>
            <w:vAlign w:val="center"/>
          </w:tcPr>
          <w:p>
            <w:pPr>
              <w:pStyle w:val="93"/>
              <w:rPr>
                <w:rFonts w:hint="default"/>
              </w:rPr>
            </w:pPr>
            <w:r>
              <w:t>头像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28" w:type="dxa"/>
            <w:left w:w="28" w:type="dxa"/>
            <w:bottom w:w="28" w:type="dxa"/>
            <w:right w:w="28" w:type="dxa"/>
          </w:tblCellMar>
        </w:tblPrEx>
        <w:trPr>
          <w:tblHeader/>
          <w:jc w:val="center"/>
        </w:trPr>
        <w:tc>
          <w:tcPr>
            <w:tcW w:w="1063" w:type="pct"/>
            <w:tcBorders>
              <w:tl2br w:val="nil"/>
              <w:tr2bl w:val="nil"/>
            </w:tcBorders>
            <w:vAlign w:val="center"/>
          </w:tcPr>
          <w:p>
            <w:pPr>
              <w:pStyle w:val="93"/>
              <w:rPr>
                <w:rFonts w:hint="default"/>
              </w:rPr>
            </w:pPr>
            <w:r>
              <w:t>RoleType</w:t>
            </w:r>
          </w:p>
        </w:tc>
        <w:tc>
          <w:tcPr>
            <w:tcW w:w="902" w:type="pct"/>
            <w:tcBorders>
              <w:tl2br w:val="nil"/>
              <w:tr2bl w:val="nil"/>
            </w:tcBorders>
            <w:vAlign w:val="center"/>
          </w:tcPr>
          <w:p>
            <w:pPr>
              <w:pStyle w:val="93"/>
              <w:rPr>
                <w:rFonts w:hint="default"/>
              </w:rPr>
            </w:pPr>
            <w:r>
              <w:t>int</w:t>
            </w:r>
          </w:p>
        </w:tc>
        <w:tc>
          <w:tcPr>
            <w:tcW w:w="1008" w:type="pct"/>
            <w:tcBorders>
              <w:tl2br w:val="nil"/>
              <w:tr2bl w:val="nil"/>
            </w:tcBorders>
            <w:vAlign w:val="center"/>
          </w:tcPr>
          <w:p>
            <w:pPr>
              <w:pStyle w:val="93"/>
              <w:rPr>
                <w:rFonts w:hint="default"/>
              </w:rPr>
            </w:pPr>
            <w:r>
              <w:t>YES</w:t>
            </w:r>
          </w:p>
        </w:tc>
        <w:tc>
          <w:tcPr>
            <w:tcW w:w="1012" w:type="pct"/>
            <w:tcBorders>
              <w:tl2br w:val="nil"/>
              <w:tr2bl w:val="nil"/>
            </w:tcBorders>
            <w:vAlign w:val="center"/>
          </w:tcPr>
          <w:p>
            <w:pPr>
              <w:pStyle w:val="93"/>
              <w:rPr>
                <w:rFonts w:hint="default"/>
              </w:rPr>
            </w:pPr>
            <w:r>
              <w:t>-</w:t>
            </w:r>
          </w:p>
        </w:tc>
        <w:tc>
          <w:tcPr>
            <w:tcW w:w="1012" w:type="pct"/>
            <w:tcBorders>
              <w:tl2br w:val="nil"/>
              <w:tr2bl w:val="nil"/>
            </w:tcBorders>
            <w:vAlign w:val="center"/>
          </w:tcPr>
          <w:p>
            <w:pPr>
              <w:pStyle w:val="93"/>
              <w:rPr>
                <w:rFonts w:hint="default"/>
              </w:rPr>
            </w:pPr>
            <w:r>
              <w:t>角色</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28" w:type="dxa"/>
            <w:left w:w="28" w:type="dxa"/>
            <w:bottom w:w="28" w:type="dxa"/>
            <w:right w:w="28" w:type="dxa"/>
          </w:tblCellMar>
        </w:tblPrEx>
        <w:trPr>
          <w:tblHeader/>
          <w:jc w:val="center"/>
        </w:trPr>
        <w:tc>
          <w:tcPr>
            <w:tcW w:w="1063" w:type="pct"/>
            <w:tcBorders>
              <w:tl2br w:val="nil"/>
              <w:tr2bl w:val="nil"/>
            </w:tcBorders>
            <w:vAlign w:val="center"/>
          </w:tcPr>
          <w:p>
            <w:pPr>
              <w:pStyle w:val="93"/>
              <w:rPr>
                <w:rFonts w:hint="default"/>
              </w:rPr>
            </w:pPr>
            <w:r>
              <w:t>Password</w:t>
            </w:r>
          </w:p>
        </w:tc>
        <w:tc>
          <w:tcPr>
            <w:tcW w:w="902" w:type="pct"/>
            <w:tcBorders>
              <w:tl2br w:val="nil"/>
              <w:tr2bl w:val="nil"/>
            </w:tcBorders>
            <w:vAlign w:val="center"/>
          </w:tcPr>
          <w:p>
            <w:pPr>
              <w:pStyle w:val="93"/>
              <w:rPr>
                <w:rFonts w:hint="default"/>
              </w:rPr>
            </w:pPr>
            <w:r>
              <w:t>Varchar(2</w:t>
            </w:r>
            <w:r>
              <w:rPr>
                <w:rFonts w:hint="eastAsia"/>
                <w:lang w:val="en-US" w:eastAsia="zh-CN"/>
              </w:rPr>
              <w:t>0</w:t>
            </w:r>
            <w:r>
              <w:t>)</w:t>
            </w:r>
          </w:p>
        </w:tc>
        <w:tc>
          <w:tcPr>
            <w:tcW w:w="1008" w:type="pct"/>
            <w:tcBorders>
              <w:tl2br w:val="nil"/>
              <w:tr2bl w:val="nil"/>
            </w:tcBorders>
            <w:vAlign w:val="center"/>
          </w:tcPr>
          <w:p>
            <w:pPr>
              <w:pStyle w:val="93"/>
              <w:rPr>
                <w:rFonts w:hint="default"/>
              </w:rPr>
            </w:pPr>
            <w:r>
              <w:t>YES</w:t>
            </w:r>
          </w:p>
        </w:tc>
        <w:tc>
          <w:tcPr>
            <w:tcW w:w="1012" w:type="pct"/>
            <w:tcBorders>
              <w:tl2br w:val="nil"/>
              <w:tr2bl w:val="nil"/>
            </w:tcBorders>
            <w:vAlign w:val="center"/>
          </w:tcPr>
          <w:p>
            <w:pPr>
              <w:pStyle w:val="93"/>
              <w:rPr>
                <w:rFonts w:hint="default"/>
              </w:rPr>
            </w:pPr>
            <w:r>
              <w:t>-</w:t>
            </w:r>
          </w:p>
        </w:tc>
        <w:tc>
          <w:tcPr>
            <w:tcW w:w="1012" w:type="pct"/>
            <w:tcBorders>
              <w:tl2br w:val="nil"/>
              <w:tr2bl w:val="nil"/>
            </w:tcBorders>
            <w:vAlign w:val="center"/>
          </w:tcPr>
          <w:p>
            <w:pPr>
              <w:pStyle w:val="93"/>
              <w:rPr>
                <w:rFonts w:hint="default"/>
              </w:rPr>
            </w:pPr>
            <w:r>
              <w:t>密码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28" w:type="dxa"/>
            <w:left w:w="28" w:type="dxa"/>
            <w:bottom w:w="28" w:type="dxa"/>
            <w:right w:w="28" w:type="dxa"/>
          </w:tblCellMar>
        </w:tblPrEx>
        <w:trPr>
          <w:tblHeader/>
          <w:jc w:val="center"/>
        </w:trPr>
        <w:tc>
          <w:tcPr>
            <w:tcW w:w="1063" w:type="pct"/>
            <w:tcBorders>
              <w:tl2br w:val="nil"/>
              <w:tr2bl w:val="nil"/>
            </w:tcBorders>
            <w:vAlign w:val="center"/>
          </w:tcPr>
          <w:p>
            <w:pPr>
              <w:pStyle w:val="93"/>
              <w:rPr>
                <w:rFonts w:hint="default"/>
              </w:rPr>
            </w:pPr>
            <w:r>
              <w:t>UserName</w:t>
            </w:r>
          </w:p>
        </w:tc>
        <w:tc>
          <w:tcPr>
            <w:tcW w:w="902" w:type="pct"/>
            <w:tcBorders>
              <w:tl2br w:val="nil"/>
              <w:tr2bl w:val="nil"/>
            </w:tcBorders>
            <w:vAlign w:val="center"/>
          </w:tcPr>
          <w:p>
            <w:pPr>
              <w:pStyle w:val="93"/>
              <w:rPr>
                <w:rFonts w:hint="default"/>
              </w:rPr>
            </w:pPr>
            <w:r>
              <w:t>Varchar(</w:t>
            </w:r>
            <w:r>
              <w:rPr>
                <w:rFonts w:hint="eastAsia"/>
                <w:lang w:val="en-US" w:eastAsia="zh-CN"/>
              </w:rPr>
              <w:t>20</w:t>
            </w:r>
            <w:r>
              <w:t>)</w:t>
            </w:r>
          </w:p>
        </w:tc>
        <w:tc>
          <w:tcPr>
            <w:tcW w:w="1008" w:type="pct"/>
            <w:tcBorders>
              <w:tl2br w:val="nil"/>
              <w:tr2bl w:val="nil"/>
            </w:tcBorders>
            <w:vAlign w:val="center"/>
          </w:tcPr>
          <w:p>
            <w:pPr>
              <w:pStyle w:val="93"/>
              <w:rPr>
                <w:rFonts w:hint="default"/>
              </w:rPr>
            </w:pPr>
            <w:r>
              <w:t>YES</w:t>
            </w:r>
          </w:p>
        </w:tc>
        <w:tc>
          <w:tcPr>
            <w:tcW w:w="1012" w:type="pct"/>
            <w:tcBorders>
              <w:tl2br w:val="nil"/>
              <w:tr2bl w:val="nil"/>
            </w:tcBorders>
            <w:vAlign w:val="center"/>
          </w:tcPr>
          <w:p>
            <w:pPr>
              <w:pStyle w:val="93"/>
              <w:rPr>
                <w:rFonts w:hint="default"/>
              </w:rPr>
            </w:pPr>
            <w:r>
              <w:t>-</w:t>
            </w:r>
          </w:p>
        </w:tc>
        <w:tc>
          <w:tcPr>
            <w:tcW w:w="1012" w:type="pct"/>
            <w:tcBorders>
              <w:tl2br w:val="nil"/>
              <w:tr2bl w:val="nil"/>
            </w:tcBorders>
            <w:vAlign w:val="center"/>
          </w:tcPr>
          <w:p>
            <w:pPr>
              <w:pStyle w:val="93"/>
              <w:rPr>
                <w:rFonts w:hint="default"/>
              </w:rPr>
            </w:pPr>
            <w:r>
              <w:t>账号</w:t>
            </w:r>
          </w:p>
        </w:tc>
      </w:tr>
    </w:tbl>
    <w:p>
      <w:pPr>
        <w:pStyle w:val="37"/>
        <w:spacing w:before="24" w:after="24"/>
        <w:ind w:firstLine="480"/>
        <w:rPr>
          <w:rFonts w:hint="eastAsia"/>
        </w:rPr>
      </w:pPr>
      <w:r>
        <w:rPr>
          <w:rFonts w:hint="eastAsia"/>
          <w:lang w:val="en-US" w:eastAsia="zh-CN"/>
        </w:rPr>
        <w:t>(2)</w:t>
      </w:r>
      <w:r>
        <w:t>常见问题手册</w:t>
      </w:r>
      <w:r>
        <w:rPr>
          <w:rFonts w:hint="eastAsia"/>
        </w:rPr>
        <w:t>表</w:t>
      </w:r>
      <w:r>
        <w:rPr>
          <w:rFonts w:hint="eastAsia"/>
          <w:lang w:val="en-US" w:eastAsia="zh-CN"/>
        </w:rPr>
        <w:t>，包含常见问题手册主键,创建时间,创建人,类型,内容,无效次数,有效次数,标题。</w:t>
      </w:r>
      <w:r>
        <w:t>常见问题手册</w:t>
      </w:r>
      <w:r>
        <w:rPr>
          <w:rFonts w:hint="eastAsia"/>
          <w:lang w:val="en-US" w:eastAsia="zh-CN"/>
        </w:rPr>
        <w:t>表如表4-2所示。</w:t>
      </w:r>
    </w:p>
    <w:p>
      <w:pPr>
        <w:pStyle w:val="81"/>
        <w:spacing w:before="360" w:after="120"/>
      </w:pPr>
      <w:r>
        <w:rPr>
          <w:rFonts w:hint="eastAsia"/>
        </w:rPr>
        <w:t xml:space="preserve">表4-2 </w:t>
      </w:r>
      <w:r>
        <w:t>常见问题手册</w:t>
      </w:r>
      <w:r>
        <w:rPr>
          <w:rFonts w:hint="eastAsia"/>
        </w:rPr>
        <w:t>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vAlign w:val="center"/>
          </w:tcPr>
          <w:p>
            <w:pPr>
              <w:pStyle w:val="93"/>
              <w:rPr>
                <w:rFonts w:hint="default"/>
              </w:rPr>
            </w:pPr>
            <w:r>
              <w:t>CreationTime</w:t>
            </w:r>
          </w:p>
        </w:tc>
        <w:tc>
          <w:tcPr>
            <w:tcW w:w="902" w:type="pct"/>
            <w:tcBorders>
              <w:top w:val="single" w:color="auto" w:sz="4" w:space="0"/>
              <w:tl2br w:val="nil"/>
              <w:tr2bl w:val="nil"/>
            </w:tcBorders>
            <w:vAlign w:val="center"/>
          </w:tcPr>
          <w:p>
            <w:pPr>
              <w:pStyle w:val="93"/>
              <w:rPr>
                <w:rFonts w:hint="default"/>
              </w:rPr>
            </w:pPr>
            <w:r>
              <w:t>timestamp</w:t>
            </w:r>
          </w:p>
        </w:tc>
        <w:tc>
          <w:tcPr>
            <w:tcW w:w="1008" w:type="pct"/>
            <w:tcBorders>
              <w:top w:val="single" w:color="auto" w:sz="4" w:space="0"/>
              <w:tl2br w:val="nil"/>
              <w:tr2bl w:val="nil"/>
            </w:tcBorders>
            <w:vAlign w:val="center"/>
          </w:tcPr>
          <w:p>
            <w:pPr>
              <w:pStyle w:val="93"/>
              <w:rPr>
                <w:rFonts w:hint="default"/>
              </w:rPr>
            </w:pPr>
            <w:r>
              <w:t>YES</w:t>
            </w:r>
          </w:p>
        </w:tc>
        <w:tc>
          <w:tcPr>
            <w:tcW w:w="839" w:type="pct"/>
            <w:tcBorders>
              <w:top w:val="single" w:color="auto" w:sz="4" w:space="0"/>
              <w:tl2br w:val="nil"/>
              <w:tr2bl w:val="nil"/>
            </w:tcBorders>
            <w:vAlign w:val="center"/>
          </w:tcPr>
          <w:p>
            <w:pPr>
              <w:pStyle w:val="93"/>
              <w:rPr>
                <w:rFonts w:hint="default"/>
              </w:rPr>
            </w:pPr>
            <w:r>
              <w:t>-</w:t>
            </w:r>
          </w:p>
        </w:tc>
        <w:tc>
          <w:tcPr>
            <w:tcW w:w="1186" w:type="pct"/>
            <w:tcBorders>
              <w:top w:val="single" w:color="auto" w:sz="4" w:space="0"/>
              <w:tl2br w:val="nil"/>
              <w:tr2bl w:val="nil"/>
            </w:tcBorders>
            <w:vAlign w:val="center"/>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Av</w:t>
            </w:r>
            <w:r>
              <w:rPr>
                <w:rFonts w:hint="eastAsia"/>
                <w:lang w:eastAsia="zh-CN"/>
              </w:rPr>
              <w:t>AI</w:t>
            </w:r>
            <w:r>
              <w:t>lCount</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有效次数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CreatorId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Content</w:t>
            </w:r>
          </w:p>
        </w:tc>
        <w:tc>
          <w:tcPr>
            <w:tcW w:w="902" w:type="pct"/>
            <w:tcBorders>
              <w:tl2br w:val="nil"/>
              <w:tr2bl w:val="nil"/>
            </w:tcBorders>
          </w:tcPr>
          <w:p>
            <w:pPr>
              <w:pStyle w:val="93"/>
              <w:rPr>
                <w:rFonts w:hint="default"/>
              </w:rPr>
            </w:pPr>
            <w:r>
              <w:t>longtext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内容</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NO</w:t>
            </w:r>
          </w:p>
        </w:tc>
        <w:tc>
          <w:tcPr>
            <w:tcW w:w="839"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常见问题手册主键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Title</w:t>
            </w:r>
          </w:p>
        </w:tc>
        <w:tc>
          <w:tcPr>
            <w:tcW w:w="902" w:type="pct"/>
            <w:tcBorders>
              <w:tl2br w:val="nil"/>
              <w:tr2bl w:val="nil"/>
            </w:tcBorders>
          </w:tcPr>
          <w:p>
            <w:pPr>
              <w:pStyle w:val="93"/>
              <w:rPr>
                <w:rFonts w:hint="default"/>
              </w:rPr>
            </w:pPr>
            <w:r>
              <w:t>Varchar(</w:t>
            </w:r>
            <w:r>
              <w:rPr>
                <w:rFonts w:hint="eastAsia"/>
                <w:lang w:val="en-US" w:eastAsia="zh-CN"/>
              </w:rPr>
              <w:t>20</w:t>
            </w:r>
            <w:r>
              <w: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标题</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NoAv</w:t>
            </w:r>
            <w:r>
              <w:rPr>
                <w:rFonts w:hint="eastAsia"/>
                <w:lang w:eastAsia="zh-CN"/>
              </w:rPr>
              <w:t>AI</w:t>
            </w:r>
            <w:r>
              <w:t>lCount</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无效次数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CreationTime</w:t>
            </w:r>
          </w:p>
        </w:tc>
        <w:tc>
          <w:tcPr>
            <w:tcW w:w="902" w:type="pct"/>
            <w:tcBorders>
              <w:tl2br w:val="nil"/>
              <w:tr2bl w:val="nil"/>
            </w:tcBorders>
          </w:tcPr>
          <w:p>
            <w:pPr>
              <w:pStyle w:val="93"/>
              <w:rPr>
                <w:rFonts w:hint="default"/>
              </w:rPr>
            </w:pPr>
            <w:r>
              <w:t>timestamp</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Type</w:t>
            </w:r>
          </w:p>
        </w:tc>
        <w:tc>
          <w:tcPr>
            <w:tcW w:w="902" w:type="pct"/>
            <w:tcBorders>
              <w:tl2br w:val="nil"/>
              <w:tr2bl w:val="nil"/>
            </w:tcBorders>
          </w:tcPr>
          <w:p>
            <w:pPr>
              <w:pStyle w:val="93"/>
              <w:rPr>
                <w:rFonts w:hint="default"/>
              </w:rPr>
            </w:pPr>
            <w:r>
              <w:t>Varchar(</w:t>
            </w:r>
            <w:r>
              <w:rPr>
                <w:rFonts w:hint="eastAsia"/>
                <w:lang w:val="en-US" w:eastAsia="zh-CN"/>
              </w:rPr>
              <w:t>20</w:t>
            </w:r>
            <w:r>
              <w: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类型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Av</w:t>
            </w:r>
            <w:r>
              <w:rPr>
                <w:rFonts w:hint="eastAsia"/>
                <w:lang w:eastAsia="zh-CN"/>
              </w:rPr>
              <w:t>AI</w:t>
            </w:r>
            <w:r>
              <w:t>lCount</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有效次数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CreatorId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创建人</w:t>
            </w:r>
          </w:p>
        </w:tc>
      </w:tr>
    </w:tbl>
    <w:p>
      <w:pPr>
        <w:pStyle w:val="37"/>
        <w:spacing w:before="24" w:after="24"/>
        <w:ind w:firstLine="480"/>
        <w:rPr>
          <w:rFonts w:hint="eastAsia" w:eastAsia="宋体"/>
          <w:lang w:eastAsia="zh-CN"/>
        </w:rPr>
      </w:pPr>
      <w:r>
        <w:rPr>
          <w:rFonts w:hint="eastAsia"/>
          <w:lang w:val="en-US" w:eastAsia="zh-CN"/>
        </w:rPr>
        <w:t>(3)</w:t>
      </w:r>
      <w:r>
        <w:t>评论</w:t>
      </w:r>
      <w:r>
        <w:rPr>
          <w:rFonts w:hint="eastAsia"/>
        </w:rPr>
        <w:t>表</w:t>
      </w:r>
      <w:r>
        <w:rPr>
          <w:rFonts w:hint="eastAsia"/>
          <w:lang w:val="en-US" w:eastAsia="zh-CN"/>
        </w:rPr>
        <w:t>，包含评论主键,创建时间,创建人,关联id,头像,根评论,评论内容,名称,发送用户,回复用户,类型。</w:t>
      </w:r>
      <w:r>
        <w:t>评论</w:t>
      </w:r>
      <w:r>
        <w:rPr>
          <w:rFonts w:hint="eastAsia"/>
          <w:lang w:val="en-US" w:eastAsia="zh-CN"/>
        </w:rPr>
        <w:t>表如表4-3所示。</w:t>
      </w:r>
    </w:p>
    <w:p>
      <w:pPr>
        <w:pStyle w:val="81"/>
        <w:spacing w:before="360" w:after="120"/>
      </w:pPr>
      <w:r>
        <w:rPr>
          <w:rFonts w:hint="eastAsia"/>
        </w:rPr>
        <w:t xml:space="preserve">表4-3 </w:t>
      </w:r>
      <w:r>
        <w:t>评论</w:t>
      </w:r>
      <w:r>
        <w:rPr>
          <w:rFonts w:hint="eastAsia"/>
        </w:rPr>
        <w:t>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HeadImage</w:t>
            </w:r>
          </w:p>
        </w:tc>
        <w:tc>
          <w:tcPr>
            <w:tcW w:w="902" w:type="pct"/>
            <w:tcBorders>
              <w:top w:val="single" w:color="auto" w:sz="4" w:space="0"/>
              <w:tl2br w:val="nil"/>
              <w:tr2bl w:val="nil"/>
            </w:tcBorders>
          </w:tcPr>
          <w:p>
            <w:pPr>
              <w:pStyle w:val="93"/>
              <w:rPr>
                <w:rFonts w:hint="default"/>
              </w:rPr>
            </w:pPr>
            <w:r>
              <w:t>Varchar(128)</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头像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NO</w:t>
            </w:r>
          </w:p>
        </w:tc>
        <w:tc>
          <w:tcPr>
            <w:tcW w:w="839"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评论主键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CreatorId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NickName</w:t>
            </w:r>
          </w:p>
        </w:tc>
        <w:tc>
          <w:tcPr>
            <w:tcW w:w="902" w:type="pct"/>
            <w:tcBorders>
              <w:tl2br w:val="nil"/>
              <w:tr2bl w:val="nil"/>
            </w:tcBorders>
          </w:tcPr>
          <w:p>
            <w:pPr>
              <w:pStyle w:val="93"/>
              <w:rPr>
                <w:rFonts w:hint="default"/>
              </w:rPr>
            </w:pPr>
            <w:r>
              <w:t>Varchar(</w:t>
            </w:r>
            <w:r>
              <w:rPr>
                <w:rFonts w:hint="eastAsia"/>
                <w:lang w:val="en-US" w:eastAsia="zh-CN"/>
              </w:rPr>
              <w:t>20</w:t>
            </w:r>
            <w:r>
              <w: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名称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TargetUserId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回复用户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RootCommentId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根评论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CreationTime</w:t>
            </w:r>
          </w:p>
        </w:tc>
        <w:tc>
          <w:tcPr>
            <w:tcW w:w="902" w:type="pct"/>
            <w:tcBorders>
              <w:tl2br w:val="nil"/>
              <w:tr2bl w:val="nil"/>
            </w:tcBorders>
          </w:tcPr>
          <w:p>
            <w:pPr>
              <w:pStyle w:val="93"/>
              <w:rPr>
                <w:rFonts w:hint="default"/>
              </w:rPr>
            </w:pPr>
            <w:r>
              <w:t>timestamp</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RelativeId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关联id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SendUserId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发送用户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Type</w:t>
            </w:r>
          </w:p>
        </w:tc>
        <w:tc>
          <w:tcPr>
            <w:tcW w:w="902" w:type="pct"/>
            <w:tcBorders>
              <w:tl2br w:val="nil"/>
              <w:tr2bl w:val="nil"/>
            </w:tcBorders>
          </w:tcPr>
          <w:p>
            <w:pPr>
              <w:pStyle w:val="93"/>
              <w:rPr>
                <w:rFonts w:hint="default"/>
              </w:rPr>
            </w:pPr>
            <w:r>
              <w:t>Varchar(</w:t>
            </w:r>
            <w:r>
              <w:rPr>
                <w:rFonts w:hint="eastAsia"/>
                <w:lang w:val="en-US" w:eastAsia="zh-CN"/>
              </w:rPr>
              <w:t>20</w:t>
            </w:r>
            <w:r>
              <w: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类型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Content</w:t>
            </w:r>
          </w:p>
        </w:tc>
        <w:tc>
          <w:tcPr>
            <w:tcW w:w="902" w:type="pct"/>
            <w:tcBorders>
              <w:tl2br w:val="nil"/>
              <w:tr2bl w:val="nil"/>
            </w:tcBorders>
          </w:tcPr>
          <w:p>
            <w:pPr>
              <w:pStyle w:val="93"/>
              <w:rPr>
                <w:rFonts w:hint="default"/>
              </w:rPr>
            </w:pPr>
            <w:r>
              <w:t>Varchar(128)</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评论内容</w:t>
            </w:r>
          </w:p>
        </w:tc>
      </w:tr>
    </w:tbl>
    <w:p>
      <w:pPr>
        <w:pStyle w:val="37"/>
        <w:spacing w:before="24" w:after="24"/>
        <w:ind w:firstLine="480"/>
        <w:rPr>
          <w:rFonts w:hint="eastAsia"/>
        </w:rPr>
      </w:pPr>
      <w:r>
        <w:rPr>
          <w:rFonts w:hint="eastAsia"/>
          <w:lang w:val="en-US" w:eastAsia="zh-CN"/>
        </w:rPr>
        <w:t>(4)</w:t>
      </w:r>
      <w:r>
        <w:t>评论点赞记录</w:t>
      </w:r>
      <w:r>
        <w:rPr>
          <w:rFonts w:hint="eastAsia"/>
        </w:rPr>
        <w:t>表</w:t>
      </w:r>
      <w:r>
        <w:rPr>
          <w:rFonts w:hint="eastAsia"/>
          <w:lang w:val="en-US" w:eastAsia="zh-CN"/>
        </w:rPr>
        <w:t>，包含评论点赞记录主键,创建时间,创建人,类型,点赞人,点赞评论,关联id。</w:t>
      </w:r>
      <w:r>
        <w:t>评论点赞记录</w:t>
      </w:r>
      <w:r>
        <w:rPr>
          <w:rFonts w:hint="eastAsia"/>
          <w:lang w:val="en-US" w:eastAsia="zh-CN"/>
        </w:rPr>
        <w:t>表如表4-4所示。</w:t>
      </w:r>
    </w:p>
    <w:p>
      <w:pPr>
        <w:pStyle w:val="81"/>
        <w:spacing w:before="360" w:after="120"/>
      </w:pPr>
      <w:r>
        <w:rPr>
          <w:rFonts w:hint="eastAsia"/>
        </w:rPr>
        <w:t xml:space="preserve">表4-4 </w:t>
      </w:r>
      <w:r>
        <w:t>评论点赞记录</w:t>
      </w:r>
      <w:r>
        <w:rPr>
          <w:rFonts w:hint="eastAsia"/>
        </w:rPr>
        <w:t>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UserId</w:t>
            </w:r>
          </w:p>
        </w:tc>
        <w:tc>
          <w:tcPr>
            <w:tcW w:w="902" w:type="pct"/>
            <w:tcBorders>
              <w:top w:val="single" w:color="auto" w:sz="4" w:space="0"/>
              <w:tl2br w:val="nil"/>
              <w:tr2bl w:val="nil"/>
            </w:tcBorders>
          </w:tcPr>
          <w:p>
            <w:pPr>
              <w:pStyle w:val="93"/>
              <w:rPr>
                <w:rFonts w:hint="default"/>
              </w:rPr>
            </w:pPr>
            <w:r>
              <w:t>int</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点赞人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RelativeId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关联id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CreatorId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NO</w:t>
            </w:r>
          </w:p>
        </w:tc>
        <w:tc>
          <w:tcPr>
            <w:tcW w:w="839"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评论点赞记录主键</w:t>
            </w:r>
          </w:p>
        </w:tc>
      </w:tr>
    </w:tbl>
    <w:p>
      <w:pPr>
        <w:pStyle w:val="37"/>
        <w:numPr>
          <w:ilvl w:val="0"/>
          <w:numId w:val="5"/>
        </w:numPr>
        <w:spacing w:before="24" w:after="24"/>
        <w:ind w:firstLine="480"/>
        <w:rPr>
          <w:rFonts w:hint="eastAsia"/>
          <w:lang w:val="en-US" w:eastAsia="zh-CN"/>
        </w:rPr>
      </w:pPr>
      <w:r>
        <w:rPr>
          <w:rFonts w:hint="eastAsia"/>
          <w:lang w:val="en-US" w:eastAsia="zh-CN"/>
        </w:rPr>
        <w:t>课程</w:t>
      </w:r>
      <w:r>
        <w:rPr>
          <w:rFonts w:hint="eastAsia"/>
        </w:rPr>
        <w:t>表</w:t>
      </w:r>
      <w:r>
        <w:rPr>
          <w:rFonts w:hint="eastAsia"/>
          <w:lang w:val="en-US" w:eastAsia="zh-CN"/>
        </w:rPr>
        <w:t>，包含课程主键,创建时间,创建人,课程内容,课程分类,封面,是否上架,课程名称,课程价格,是否免费。课程表如表4-5所示。</w:t>
      </w:r>
    </w:p>
    <w:p>
      <w:pPr>
        <w:pStyle w:val="37"/>
        <w:numPr>
          <w:ilvl w:val="-1"/>
          <w:numId w:val="0"/>
        </w:numPr>
        <w:spacing w:before="24" w:after="24"/>
        <w:ind w:firstLine="0" w:firstLineChars="0"/>
        <w:rPr>
          <w:rFonts w:hint="eastAsia"/>
          <w:lang w:val="en-US" w:eastAsia="zh-CN"/>
        </w:rPr>
      </w:pPr>
    </w:p>
    <w:p>
      <w:pPr>
        <w:pStyle w:val="37"/>
        <w:numPr>
          <w:ilvl w:val="-1"/>
          <w:numId w:val="0"/>
        </w:numPr>
        <w:spacing w:before="24" w:after="24"/>
        <w:ind w:firstLine="0" w:firstLineChars="0"/>
        <w:rPr>
          <w:rFonts w:hint="eastAsia"/>
          <w:lang w:val="en-US" w:eastAsia="zh-CN"/>
        </w:rPr>
      </w:pPr>
    </w:p>
    <w:p>
      <w:pPr>
        <w:pStyle w:val="37"/>
        <w:numPr>
          <w:ilvl w:val="-1"/>
          <w:numId w:val="0"/>
        </w:numPr>
        <w:spacing w:before="24" w:after="24"/>
        <w:ind w:firstLine="0" w:firstLineChars="0"/>
        <w:rPr>
          <w:rFonts w:hint="eastAsia"/>
          <w:lang w:val="en-US" w:eastAsia="zh-CN"/>
        </w:rPr>
      </w:pPr>
    </w:p>
    <w:p>
      <w:pPr>
        <w:pStyle w:val="81"/>
        <w:spacing w:before="360" w:after="120"/>
      </w:pPr>
      <w:r>
        <w:rPr>
          <w:rFonts w:hint="eastAsia"/>
        </w:rPr>
        <w:t xml:space="preserve">表4-5 </w:t>
      </w:r>
      <w:r>
        <w:t>课程表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Price</w:t>
            </w:r>
          </w:p>
        </w:tc>
        <w:tc>
          <w:tcPr>
            <w:tcW w:w="902" w:type="pct"/>
            <w:tcBorders>
              <w:top w:val="single" w:color="auto" w:sz="4" w:space="0"/>
              <w:tl2br w:val="nil"/>
              <w:tr2bl w:val="nil"/>
            </w:tcBorders>
          </w:tcPr>
          <w:p>
            <w:pPr>
              <w:pStyle w:val="93"/>
              <w:rPr>
                <w:rFonts w:hint="default"/>
              </w:rPr>
            </w:pPr>
            <w:r>
              <w:t>double</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课程价格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CouseTypeId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课程分类</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IsPutaway</w:t>
            </w:r>
          </w:p>
        </w:tc>
        <w:tc>
          <w:tcPr>
            <w:tcW w:w="902" w:type="pct"/>
            <w:tcBorders>
              <w:tl2br w:val="nil"/>
              <w:tr2bl w:val="nil"/>
            </w:tcBorders>
          </w:tcPr>
          <w:p>
            <w:pPr>
              <w:pStyle w:val="93"/>
              <w:rPr>
                <w:rFonts w:hint="default"/>
              </w:rPr>
            </w:pPr>
            <w:r>
              <w:t>tinyint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是否上架</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CreatorId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NO</w:t>
            </w:r>
          </w:p>
        </w:tc>
        <w:tc>
          <w:tcPr>
            <w:tcW w:w="839"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课程主键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IsFree</w:t>
            </w:r>
          </w:p>
        </w:tc>
        <w:tc>
          <w:tcPr>
            <w:tcW w:w="902" w:type="pct"/>
            <w:tcBorders>
              <w:tl2br w:val="nil"/>
              <w:tr2bl w:val="nil"/>
            </w:tcBorders>
          </w:tcPr>
          <w:p>
            <w:pPr>
              <w:pStyle w:val="93"/>
              <w:rPr>
                <w:rFonts w:hint="default"/>
              </w:rPr>
            </w:pPr>
            <w:r>
              <w:t>bit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是否免费</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vAlign w:val="top"/>
          </w:tcPr>
          <w:p>
            <w:pPr>
              <w:pStyle w:val="93"/>
            </w:pPr>
            <w:r>
              <w:t>Name</w:t>
            </w:r>
          </w:p>
        </w:tc>
        <w:tc>
          <w:tcPr>
            <w:tcW w:w="1433" w:type="dxa"/>
            <w:tcBorders>
              <w:tl2br w:val="nil"/>
              <w:tr2bl w:val="nil"/>
            </w:tcBorders>
            <w:vAlign w:val="top"/>
          </w:tcPr>
          <w:p>
            <w:pPr>
              <w:pStyle w:val="93"/>
            </w:pPr>
            <w:r>
              <w:t>varchar</w:t>
            </w:r>
            <w:r>
              <w:rPr>
                <w:rFonts w:hint="eastAsia"/>
                <w:lang w:val="en-US" w:eastAsia="zh-CN"/>
              </w:rPr>
              <w:t>(20)</w:t>
            </w:r>
          </w:p>
        </w:tc>
        <w:tc>
          <w:tcPr>
            <w:tcW w:w="1601" w:type="dxa"/>
            <w:tcBorders>
              <w:tl2br w:val="nil"/>
              <w:tr2bl w:val="nil"/>
            </w:tcBorders>
            <w:vAlign w:val="top"/>
          </w:tcPr>
          <w:p>
            <w:pPr>
              <w:pStyle w:val="93"/>
            </w:pPr>
            <w:r>
              <w:t>YES</w:t>
            </w:r>
          </w:p>
        </w:tc>
        <w:tc>
          <w:tcPr>
            <w:tcW w:w="1332" w:type="dxa"/>
            <w:tcBorders>
              <w:tl2br w:val="nil"/>
              <w:tr2bl w:val="nil"/>
            </w:tcBorders>
            <w:vAlign w:val="top"/>
          </w:tcPr>
          <w:p>
            <w:pPr>
              <w:pStyle w:val="93"/>
            </w:pPr>
            <w:r>
              <w:t>-</w:t>
            </w:r>
          </w:p>
        </w:tc>
        <w:tc>
          <w:tcPr>
            <w:tcW w:w="1884" w:type="dxa"/>
            <w:tcBorders>
              <w:tl2br w:val="nil"/>
              <w:tr2bl w:val="nil"/>
            </w:tcBorders>
            <w:vAlign w:val="top"/>
          </w:tcPr>
          <w:p>
            <w:pPr>
              <w:pStyle w:val="93"/>
            </w:pPr>
            <w:r>
              <w:t>课程名称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vAlign w:val="top"/>
          </w:tcPr>
          <w:p>
            <w:pPr>
              <w:pStyle w:val="93"/>
            </w:pPr>
            <w:r>
              <w:t>Content</w:t>
            </w:r>
          </w:p>
        </w:tc>
        <w:tc>
          <w:tcPr>
            <w:tcW w:w="1433" w:type="dxa"/>
            <w:tcBorders>
              <w:tl2br w:val="nil"/>
              <w:tr2bl w:val="nil"/>
            </w:tcBorders>
            <w:vAlign w:val="top"/>
          </w:tcPr>
          <w:p>
            <w:pPr>
              <w:pStyle w:val="93"/>
            </w:pPr>
            <w:r>
              <w:t>longtext</w:t>
            </w:r>
          </w:p>
        </w:tc>
        <w:tc>
          <w:tcPr>
            <w:tcW w:w="1601" w:type="dxa"/>
            <w:tcBorders>
              <w:tl2br w:val="nil"/>
              <w:tr2bl w:val="nil"/>
            </w:tcBorders>
            <w:vAlign w:val="top"/>
          </w:tcPr>
          <w:p>
            <w:pPr>
              <w:pStyle w:val="93"/>
            </w:pPr>
            <w:r>
              <w:t>YES</w:t>
            </w:r>
          </w:p>
        </w:tc>
        <w:tc>
          <w:tcPr>
            <w:tcW w:w="1332" w:type="dxa"/>
            <w:tcBorders>
              <w:tl2br w:val="nil"/>
              <w:tr2bl w:val="nil"/>
            </w:tcBorders>
            <w:vAlign w:val="top"/>
          </w:tcPr>
          <w:p>
            <w:pPr>
              <w:pStyle w:val="93"/>
            </w:pPr>
            <w:r>
              <w:t>-</w:t>
            </w:r>
          </w:p>
        </w:tc>
        <w:tc>
          <w:tcPr>
            <w:tcW w:w="1884" w:type="dxa"/>
            <w:tcBorders>
              <w:tl2br w:val="nil"/>
              <w:tr2bl w:val="nil"/>
            </w:tcBorders>
            <w:vAlign w:val="top"/>
          </w:tcPr>
          <w:p>
            <w:pPr>
              <w:pStyle w:val="93"/>
            </w:pPr>
            <w:r>
              <w:t>课程内容</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vAlign w:val="top"/>
          </w:tcPr>
          <w:p>
            <w:pPr>
              <w:pStyle w:val="93"/>
            </w:pPr>
            <w:r>
              <w:t>Cover</w:t>
            </w:r>
          </w:p>
        </w:tc>
        <w:tc>
          <w:tcPr>
            <w:tcW w:w="1433" w:type="dxa"/>
            <w:tcBorders>
              <w:tl2br w:val="nil"/>
              <w:tr2bl w:val="nil"/>
            </w:tcBorders>
            <w:vAlign w:val="top"/>
          </w:tcPr>
          <w:p>
            <w:pPr>
              <w:pStyle w:val="93"/>
            </w:pPr>
            <w:r>
              <w:t>varchar</w:t>
            </w:r>
            <w:r>
              <w:rPr>
                <w:rFonts w:hint="eastAsia"/>
                <w:lang w:val="en-US" w:eastAsia="zh-CN"/>
              </w:rPr>
              <w:t>(20)</w:t>
            </w:r>
          </w:p>
        </w:tc>
        <w:tc>
          <w:tcPr>
            <w:tcW w:w="1601" w:type="dxa"/>
            <w:tcBorders>
              <w:tl2br w:val="nil"/>
              <w:tr2bl w:val="nil"/>
            </w:tcBorders>
            <w:vAlign w:val="top"/>
          </w:tcPr>
          <w:p>
            <w:pPr>
              <w:pStyle w:val="93"/>
            </w:pPr>
            <w:r>
              <w:t>YES</w:t>
            </w:r>
          </w:p>
        </w:tc>
        <w:tc>
          <w:tcPr>
            <w:tcW w:w="1332" w:type="dxa"/>
            <w:tcBorders>
              <w:tl2br w:val="nil"/>
              <w:tr2bl w:val="nil"/>
            </w:tcBorders>
            <w:vAlign w:val="top"/>
          </w:tcPr>
          <w:p>
            <w:pPr>
              <w:pStyle w:val="93"/>
            </w:pPr>
            <w:r>
              <w:t>-</w:t>
            </w:r>
          </w:p>
        </w:tc>
        <w:tc>
          <w:tcPr>
            <w:tcW w:w="1884" w:type="dxa"/>
            <w:tcBorders>
              <w:tl2br w:val="nil"/>
              <w:tr2bl w:val="nil"/>
            </w:tcBorders>
            <w:vAlign w:val="top"/>
          </w:tcPr>
          <w:p>
            <w:pPr>
              <w:pStyle w:val="93"/>
            </w:pPr>
            <w:r>
              <w:t>封面</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vAlign w:val="top"/>
          </w:tcPr>
          <w:p>
            <w:pPr>
              <w:pStyle w:val="93"/>
            </w:pPr>
            <w:r>
              <w:t>CreationTime</w:t>
            </w:r>
          </w:p>
        </w:tc>
        <w:tc>
          <w:tcPr>
            <w:tcW w:w="1433" w:type="dxa"/>
            <w:tcBorders>
              <w:tl2br w:val="nil"/>
              <w:tr2bl w:val="nil"/>
            </w:tcBorders>
            <w:vAlign w:val="top"/>
          </w:tcPr>
          <w:p>
            <w:pPr>
              <w:pStyle w:val="93"/>
            </w:pPr>
            <w:r>
              <w:t>timestamp</w:t>
            </w:r>
          </w:p>
        </w:tc>
        <w:tc>
          <w:tcPr>
            <w:tcW w:w="1601" w:type="dxa"/>
            <w:tcBorders>
              <w:tl2br w:val="nil"/>
              <w:tr2bl w:val="nil"/>
            </w:tcBorders>
            <w:vAlign w:val="top"/>
          </w:tcPr>
          <w:p>
            <w:pPr>
              <w:pStyle w:val="93"/>
            </w:pPr>
            <w:r>
              <w:t>YES</w:t>
            </w:r>
          </w:p>
        </w:tc>
        <w:tc>
          <w:tcPr>
            <w:tcW w:w="1332" w:type="dxa"/>
            <w:tcBorders>
              <w:tl2br w:val="nil"/>
              <w:tr2bl w:val="nil"/>
            </w:tcBorders>
            <w:vAlign w:val="top"/>
          </w:tcPr>
          <w:p>
            <w:pPr>
              <w:pStyle w:val="93"/>
            </w:pPr>
            <w:r>
              <w:t>-</w:t>
            </w:r>
          </w:p>
        </w:tc>
        <w:tc>
          <w:tcPr>
            <w:tcW w:w="1884" w:type="dxa"/>
            <w:tcBorders>
              <w:tl2br w:val="nil"/>
              <w:tr2bl w:val="nil"/>
            </w:tcBorders>
            <w:vAlign w:val="top"/>
          </w:tcPr>
          <w:p>
            <w:pPr>
              <w:pStyle w:val="93"/>
            </w:pPr>
            <w:r>
              <w:t>创建时间</w:t>
            </w:r>
          </w:p>
        </w:tc>
      </w:tr>
    </w:tbl>
    <w:p>
      <w:pPr>
        <w:pStyle w:val="37"/>
        <w:spacing w:before="24" w:after="24"/>
        <w:ind w:firstLine="480"/>
        <w:rPr>
          <w:rFonts w:hint="eastAsia"/>
        </w:rPr>
      </w:pPr>
      <w:r>
        <w:rPr>
          <w:rFonts w:hint="eastAsia"/>
          <w:lang w:val="en-US" w:eastAsia="zh-CN"/>
        </w:rPr>
        <w:t>(6)</w:t>
      </w:r>
      <w:r>
        <w:t>课程打卡</w:t>
      </w:r>
      <w:r>
        <w:rPr>
          <w:rFonts w:hint="eastAsia"/>
        </w:rPr>
        <w:t>表</w:t>
      </w:r>
      <w:r>
        <w:rPr>
          <w:rFonts w:hint="eastAsia"/>
          <w:lang w:val="en-US" w:eastAsia="zh-CN"/>
        </w:rPr>
        <w:t>，包含课程打卡主键，创建时间，创建人，用户，课程打卡，打卡时间，打卡章节。</w:t>
      </w:r>
      <w:r>
        <w:t>课程打卡</w:t>
      </w:r>
      <w:r>
        <w:rPr>
          <w:rFonts w:hint="eastAsia"/>
          <w:lang w:val="en-US" w:eastAsia="zh-CN"/>
        </w:rPr>
        <w:t>表如表4-6所示。</w:t>
      </w:r>
    </w:p>
    <w:p>
      <w:pPr>
        <w:pStyle w:val="81"/>
        <w:spacing w:before="360" w:after="120"/>
      </w:pPr>
      <w:r>
        <w:rPr>
          <w:rFonts w:hint="eastAsia"/>
        </w:rPr>
        <w:t xml:space="preserve">表4-6 </w:t>
      </w:r>
      <w:r>
        <w:t>课程打卡表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op w:val="single" w:color="auto" w:sz="4" w:space="0"/>
              <w:tl2br w:val="nil"/>
              <w:tr2bl w:val="nil"/>
            </w:tcBorders>
          </w:tcPr>
          <w:p>
            <w:pPr>
              <w:pStyle w:val="93"/>
              <w:rPr>
                <w:rFonts w:hint="default"/>
              </w:rPr>
            </w:pPr>
            <w:r>
              <w:t>CouseId</w:t>
            </w:r>
          </w:p>
        </w:tc>
        <w:tc>
          <w:tcPr>
            <w:tcW w:w="1433" w:type="dxa"/>
            <w:tcBorders>
              <w:top w:val="single" w:color="auto" w:sz="4" w:space="0"/>
              <w:tl2br w:val="nil"/>
              <w:tr2bl w:val="nil"/>
            </w:tcBorders>
          </w:tcPr>
          <w:p>
            <w:pPr>
              <w:pStyle w:val="93"/>
              <w:rPr>
                <w:rFonts w:hint="default"/>
              </w:rPr>
            </w:pPr>
            <w:r>
              <w:t>int</w:t>
            </w:r>
          </w:p>
        </w:tc>
        <w:tc>
          <w:tcPr>
            <w:tcW w:w="1601" w:type="dxa"/>
            <w:tcBorders>
              <w:top w:val="single" w:color="auto" w:sz="4" w:space="0"/>
              <w:tl2br w:val="nil"/>
              <w:tr2bl w:val="nil"/>
            </w:tcBorders>
          </w:tcPr>
          <w:p>
            <w:pPr>
              <w:pStyle w:val="93"/>
              <w:rPr>
                <w:rFonts w:hint="default"/>
              </w:rPr>
            </w:pPr>
            <w:r>
              <w:t>YES</w:t>
            </w:r>
          </w:p>
        </w:tc>
        <w:tc>
          <w:tcPr>
            <w:tcW w:w="1332" w:type="dxa"/>
            <w:tcBorders>
              <w:top w:val="single" w:color="auto" w:sz="4" w:space="0"/>
              <w:tl2br w:val="nil"/>
              <w:tr2bl w:val="nil"/>
            </w:tcBorders>
          </w:tcPr>
          <w:p>
            <w:pPr>
              <w:pStyle w:val="93"/>
              <w:rPr>
                <w:rFonts w:hint="default"/>
              </w:rPr>
            </w:pPr>
            <w:r>
              <w:t>-</w:t>
            </w:r>
          </w:p>
        </w:tc>
        <w:tc>
          <w:tcPr>
            <w:tcW w:w="1884" w:type="dxa"/>
            <w:tcBorders>
              <w:top w:val="single" w:color="auto" w:sz="4" w:space="0"/>
              <w:tl2br w:val="nil"/>
              <w:tr2bl w:val="nil"/>
            </w:tcBorders>
          </w:tcPr>
          <w:p>
            <w:pPr>
              <w:pStyle w:val="93"/>
              <w:rPr>
                <w:rFonts w:hint="default"/>
              </w:rPr>
            </w:pPr>
            <w:r>
              <w:t>课程打卡</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Id</w:t>
            </w:r>
          </w:p>
        </w:tc>
        <w:tc>
          <w:tcPr>
            <w:tcW w:w="1433" w:type="dxa"/>
            <w:tcBorders>
              <w:tl2br w:val="nil"/>
              <w:tr2bl w:val="nil"/>
            </w:tcBorders>
          </w:tcPr>
          <w:p>
            <w:pPr>
              <w:pStyle w:val="93"/>
              <w:rPr>
                <w:rFonts w:hint="default"/>
              </w:rPr>
            </w:pPr>
            <w:r>
              <w:t>int</w:t>
            </w:r>
          </w:p>
        </w:tc>
        <w:tc>
          <w:tcPr>
            <w:tcW w:w="1601" w:type="dxa"/>
            <w:tcBorders>
              <w:tl2br w:val="nil"/>
              <w:tr2bl w:val="nil"/>
            </w:tcBorders>
          </w:tcPr>
          <w:p>
            <w:pPr>
              <w:pStyle w:val="93"/>
              <w:rPr>
                <w:rFonts w:hint="default"/>
              </w:rPr>
            </w:pPr>
            <w:r>
              <w:t>NO</w:t>
            </w:r>
          </w:p>
        </w:tc>
        <w:tc>
          <w:tcPr>
            <w:tcW w:w="1332" w:type="dxa"/>
            <w:tcBorders>
              <w:tl2br w:val="nil"/>
              <w:tr2bl w:val="nil"/>
            </w:tcBorders>
          </w:tcPr>
          <w:p>
            <w:pPr>
              <w:pStyle w:val="93"/>
              <w:rPr>
                <w:rFonts w:hint="default"/>
              </w:rPr>
            </w:pPr>
            <w:r>
              <w:t>True</w:t>
            </w:r>
          </w:p>
        </w:tc>
        <w:tc>
          <w:tcPr>
            <w:tcW w:w="1884" w:type="dxa"/>
            <w:tcBorders>
              <w:tl2br w:val="nil"/>
              <w:tr2bl w:val="nil"/>
            </w:tcBorders>
          </w:tcPr>
          <w:p>
            <w:pPr>
              <w:pStyle w:val="93"/>
              <w:rPr>
                <w:rFonts w:hint="default"/>
              </w:rPr>
            </w:pPr>
            <w:r>
              <w:t>课程打卡主键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CreatorId</w:t>
            </w:r>
          </w:p>
        </w:tc>
        <w:tc>
          <w:tcPr>
            <w:tcW w:w="1433" w:type="dxa"/>
            <w:tcBorders>
              <w:tl2br w:val="nil"/>
              <w:tr2bl w:val="nil"/>
            </w:tcBorders>
          </w:tcPr>
          <w:p>
            <w:pPr>
              <w:pStyle w:val="93"/>
              <w:rPr>
                <w:rFonts w:hint="default"/>
              </w:rPr>
            </w:pPr>
            <w:r>
              <w:t>int</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ClockTime</w:t>
            </w:r>
          </w:p>
        </w:tc>
        <w:tc>
          <w:tcPr>
            <w:tcW w:w="1433" w:type="dxa"/>
            <w:tcBorders>
              <w:tl2br w:val="nil"/>
              <w:tr2bl w:val="nil"/>
            </w:tcBorders>
          </w:tcPr>
          <w:p>
            <w:pPr>
              <w:pStyle w:val="93"/>
              <w:rPr>
                <w:rFonts w:hint="default"/>
              </w:rPr>
            </w:pPr>
            <w:r>
              <w:t>datetime</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打卡时间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CreationTime</w:t>
            </w:r>
          </w:p>
        </w:tc>
        <w:tc>
          <w:tcPr>
            <w:tcW w:w="1433" w:type="dxa"/>
            <w:tcBorders>
              <w:tl2br w:val="nil"/>
              <w:tr2bl w:val="nil"/>
            </w:tcBorders>
          </w:tcPr>
          <w:p>
            <w:pPr>
              <w:pStyle w:val="93"/>
              <w:rPr>
                <w:rFonts w:hint="default"/>
              </w:rPr>
            </w:pPr>
            <w:r>
              <w:t>timestamp</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UserId</w:t>
            </w:r>
          </w:p>
        </w:tc>
        <w:tc>
          <w:tcPr>
            <w:tcW w:w="1433" w:type="dxa"/>
            <w:tcBorders>
              <w:tl2br w:val="nil"/>
              <w:tr2bl w:val="nil"/>
            </w:tcBorders>
          </w:tcPr>
          <w:p>
            <w:pPr>
              <w:pStyle w:val="93"/>
              <w:rPr>
                <w:rFonts w:hint="default"/>
              </w:rPr>
            </w:pPr>
            <w:r>
              <w:t>int</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用户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CouseStepId</w:t>
            </w:r>
          </w:p>
        </w:tc>
        <w:tc>
          <w:tcPr>
            <w:tcW w:w="1433" w:type="dxa"/>
            <w:tcBorders>
              <w:tl2br w:val="nil"/>
              <w:tr2bl w:val="nil"/>
            </w:tcBorders>
          </w:tcPr>
          <w:p>
            <w:pPr>
              <w:pStyle w:val="93"/>
              <w:rPr>
                <w:rFonts w:hint="default"/>
              </w:rPr>
            </w:pPr>
            <w:r>
              <w:t>int</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打卡章节</w:t>
            </w:r>
          </w:p>
        </w:tc>
      </w:tr>
    </w:tbl>
    <w:p>
      <w:pPr>
        <w:pStyle w:val="37"/>
        <w:numPr>
          <w:ilvl w:val="0"/>
          <w:numId w:val="5"/>
        </w:numPr>
        <w:spacing w:before="24" w:after="24"/>
        <w:ind w:firstLine="480" w:firstLineChars="200"/>
        <w:rPr>
          <w:rFonts w:hint="eastAsia"/>
          <w:lang w:val="en-US" w:eastAsia="zh-CN"/>
        </w:rPr>
      </w:pPr>
      <w:r>
        <w:t>课程订单</w:t>
      </w:r>
      <w:r>
        <w:rPr>
          <w:rFonts w:hint="eastAsia"/>
        </w:rPr>
        <w:t>表</w:t>
      </w:r>
      <w:r>
        <w:rPr>
          <w:rFonts w:hint="eastAsia"/>
          <w:lang w:val="en-US" w:eastAsia="zh-CN"/>
        </w:rPr>
        <w:t>，包含课程订单主键，创建时间，创建人，课程，订单编号，支付金额，支付类型，下单人，是否退款，退款时间，评价，评分。</w:t>
      </w:r>
      <w:r>
        <w:t>课程订单</w:t>
      </w:r>
      <w:r>
        <w:rPr>
          <w:rFonts w:hint="eastAsia"/>
          <w:lang w:val="en-US" w:eastAsia="zh-CN"/>
        </w:rPr>
        <w:t>表如表4-7所示。</w:t>
      </w:r>
    </w:p>
    <w:p>
      <w:pPr>
        <w:pStyle w:val="37"/>
        <w:numPr>
          <w:ilvl w:val="-1"/>
          <w:numId w:val="0"/>
        </w:numPr>
        <w:spacing w:before="24" w:after="24"/>
        <w:ind w:firstLine="0" w:firstLineChars="0"/>
        <w:rPr>
          <w:rFonts w:hint="eastAsia"/>
          <w:lang w:val="en-US" w:eastAsia="zh-CN"/>
        </w:rPr>
      </w:pPr>
    </w:p>
    <w:p>
      <w:pPr>
        <w:pStyle w:val="81"/>
        <w:spacing w:before="360" w:after="120"/>
      </w:pPr>
      <w:r>
        <w:rPr>
          <w:rFonts w:hint="eastAsia"/>
        </w:rPr>
        <w:t xml:space="preserve">表4-7 </w:t>
      </w:r>
      <w:r>
        <w:t>课程订单表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IsReturn</w:t>
            </w:r>
          </w:p>
        </w:tc>
        <w:tc>
          <w:tcPr>
            <w:tcW w:w="902" w:type="pct"/>
            <w:tcBorders>
              <w:top w:val="single" w:color="auto" w:sz="4" w:space="0"/>
              <w:tl2br w:val="nil"/>
              <w:tr2bl w:val="nil"/>
            </w:tcBorders>
          </w:tcPr>
          <w:p>
            <w:pPr>
              <w:pStyle w:val="93"/>
              <w:rPr>
                <w:rFonts w:hint="default"/>
              </w:rPr>
            </w:pPr>
            <w:r>
              <w:t>tinyint</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是否退款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Comment</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评价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PayType</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支付类型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No</w:t>
            </w:r>
          </w:p>
        </w:tc>
        <w:tc>
          <w:tcPr>
            <w:tcW w:w="902" w:type="pct"/>
            <w:tcBorders>
              <w:tl2br w:val="nil"/>
              <w:tr2bl w:val="nil"/>
            </w:tcBorders>
          </w:tcPr>
          <w:p>
            <w:pPr>
              <w:pStyle w:val="93"/>
              <w:rPr>
                <w:rFonts w:hint="default" w:eastAsia="宋体"/>
                <w:lang w:val="en-US" w:eastAsia="zh-CN"/>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订单编号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NO</w:t>
            </w:r>
          </w:p>
        </w:tc>
        <w:tc>
          <w:tcPr>
            <w:tcW w:w="839"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课程订单主键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CreatorId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CommentScore</w:t>
            </w:r>
          </w:p>
        </w:tc>
        <w:tc>
          <w:tcPr>
            <w:tcW w:w="902" w:type="pct"/>
            <w:tcBorders>
              <w:tl2br w:val="nil"/>
              <w:tr2bl w:val="nil"/>
            </w:tcBorders>
          </w:tcPr>
          <w:p>
            <w:pPr>
              <w:pStyle w:val="93"/>
              <w:rPr>
                <w:rFonts w:hint="default"/>
              </w:rPr>
            </w:pPr>
            <w:r>
              <w:t>double</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评分</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77" w:hRule="atLeast"/>
          <w:tblHeader/>
          <w:jc w:val="center"/>
        </w:trPr>
        <w:tc>
          <w:tcPr>
            <w:tcW w:w="1063" w:type="pct"/>
            <w:tcBorders>
              <w:tl2br w:val="nil"/>
              <w:tr2bl w:val="nil"/>
            </w:tcBorders>
          </w:tcPr>
          <w:p>
            <w:pPr>
              <w:pStyle w:val="93"/>
              <w:rPr>
                <w:rFonts w:hint="default"/>
              </w:rPr>
            </w:pPr>
            <w:r>
              <w:t>UserId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下单人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ReturnTime</w:t>
            </w:r>
          </w:p>
        </w:tc>
        <w:tc>
          <w:tcPr>
            <w:tcW w:w="902" w:type="pct"/>
            <w:tcBorders>
              <w:tl2br w:val="nil"/>
              <w:tr2bl w:val="nil"/>
            </w:tcBorders>
          </w:tcPr>
          <w:p>
            <w:pPr>
              <w:pStyle w:val="93"/>
              <w:rPr>
                <w:rFonts w:hint="default"/>
              </w:rPr>
            </w:pPr>
            <w:r>
              <w:t>datetime</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退款时间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PayMoney</w:t>
            </w:r>
          </w:p>
        </w:tc>
        <w:tc>
          <w:tcPr>
            <w:tcW w:w="902" w:type="pct"/>
            <w:tcBorders>
              <w:tl2br w:val="nil"/>
              <w:tr2bl w:val="nil"/>
            </w:tcBorders>
          </w:tcPr>
          <w:p>
            <w:pPr>
              <w:pStyle w:val="93"/>
              <w:rPr>
                <w:rFonts w:hint="default"/>
              </w:rPr>
            </w:pPr>
            <w:r>
              <w:t>double</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支付金额</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vAlign w:val="top"/>
          </w:tcPr>
          <w:p>
            <w:pPr>
              <w:pStyle w:val="93"/>
            </w:pPr>
            <w:r>
              <w:t>CreationTime</w:t>
            </w:r>
          </w:p>
        </w:tc>
        <w:tc>
          <w:tcPr>
            <w:tcW w:w="1433" w:type="dxa"/>
            <w:tcBorders>
              <w:tl2br w:val="nil"/>
              <w:tr2bl w:val="nil"/>
            </w:tcBorders>
            <w:vAlign w:val="top"/>
          </w:tcPr>
          <w:p>
            <w:pPr>
              <w:pStyle w:val="93"/>
            </w:pPr>
            <w:r>
              <w:t>timestamp</w:t>
            </w:r>
          </w:p>
        </w:tc>
        <w:tc>
          <w:tcPr>
            <w:tcW w:w="1601" w:type="dxa"/>
            <w:tcBorders>
              <w:tl2br w:val="nil"/>
              <w:tr2bl w:val="nil"/>
            </w:tcBorders>
            <w:vAlign w:val="top"/>
          </w:tcPr>
          <w:p>
            <w:pPr>
              <w:pStyle w:val="93"/>
            </w:pPr>
            <w:r>
              <w:t>YES</w:t>
            </w:r>
          </w:p>
        </w:tc>
        <w:tc>
          <w:tcPr>
            <w:tcW w:w="1332" w:type="dxa"/>
            <w:tcBorders>
              <w:tl2br w:val="nil"/>
              <w:tr2bl w:val="nil"/>
            </w:tcBorders>
            <w:vAlign w:val="top"/>
          </w:tcPr>
          <w:p>
            <w:pPr>
              <w:pStyle w:val="93"/>
            </w:pPr>
            <w:r>
              <w:t>-</w:t>
            </w:r>
          </w:p>
        </w:tc>
        <w:tc>
          <w:tcPr>
            <w:tcW w:w="1884" w:type="dxa"/>
            <w:tcBorders>
              <w:tl2br w:val="nil"/>
              <w:tr2bl w:val="nil"/>
            </w:tcBorders>
            <w:vAlign w:val="top"/>
          </w:tcPr>
          <w:p>
            <w:pPr>
              <w:pStyle w:val="93"/>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vAlign w:val="top"/>
          </w:tcPr>
          <w:p>
            <w:pPr>
              <w:pStyle w:val="93"/>
            </w:pPr>
            <w:r>
              <w:t>CouseId</w:t>
            </w:r>
          </w:p>
        </w:tc>
        <w:tc>
          <w:tcPr>
            <w:tcW w:w="1433" w:type="dxa"/>
            <w:tcBorders>
              <w:tl2br w:val="nil"/>
              <w:tr2bl w:val="nil"/>
            </w:tcBorders>
            <w:vAlign w:val="top"/>
          </w:tcPr>
          <w:p>
            <w:pPr>
              <w:pStyle w:val="93"/>
            </w:pPr>
            <w:r>
              <w:t>int</w:t>
            </w:r>
          </w:p>
        </w:tc>
        <w:tc>
          <w:tcPr>
            <w:tcW w:w="1601" w:type="dxa"/>
            <w:tcBorders>
              <w:tl2br w:val="nil"/>
              <w:tr2bl w:val="nil"/>
            </w:tcBorders>
            <w:vAlign w:val="top"/>
          </w:tcPr>
          <w:p>
            <w:pPr>
              <w:pStyle w:val="93"/>
            </w:pPr>
            <w:r>
              <w:t>YES</w:t>
            </w:r>
          </w:p>
        </w:tc>
        <w:tc>
          <w:tcPr>
            <w:tcW w:w="1332" w:type="dxa"/>
            <w:tcBorders>
              <w:tl2br w:val="nil"/>
              <w:tr2bl w:val="nil"/>
            </w:tcBorders>
            <w:vAlign w:val="top"/>
          </w:tcPr>
          <w:p>
            <w:pPr>
              <w:pStyle w:val="93"/>
            </w:pPr>
            <w:r>
              <w:t>-</w:t>
            </w:r>
          </w:p>
        </w:tc>
        <w:tc>
          <w:tcPr>
            <w:tcW w:w="1884" w:type="dxa"/>
            <w:tcBorders>
              <w:tl2br w:val="nil"/>
              <w:tr2bl w:val="nil"/>
            </w:tcBorders>
            <w:vAlign w:val="top"/>
          </w:tcPr>
          <w:p>
            <w:pPr>
              <w:pStyle w:val="93"/>
            </w:pPr>
            <w:r>
              <w:t>课程</w:t>
            </w:r>
          </w:p>
        </w:tc>
      </w:tr>
    </w:tbl>
    <w:p>
      <w:pPr>
        <w:pStyle w:val="37"/>
        <w:spacing w:before="24" w:after="24"/>
        <w:ind w:firstLine="480"/>
        <w:rPr>
          <w:rFonts w:hint="eastAsia"/>
        </w:rPr>
      </w:pPr>
      <w:r>
        <w:rPr>
          <w:rFonts w:hint="eastAsia"/>
          <w:lang w:val="en-US" w:eastAsia="zh-CN"/>
        </w:rPr>
        <w:t>(8)</w:t>
      </w:r>
      <w:r>
        <w:t>课程章节</w:t>
      </w:r>
      <w:r>
        <w:rPr>
          <w:rFonts w:hint="eastAsia"/>
        </w:rPr>
        <w:t>表</w:t>
      </w:r>
      <w:r>
        <w:rPr>
          <w:rFonts w:hint="eastAsia"/>
          <w:lang w:val="en-US" w:eastAsia="zh-CN"/>
        </w:rPr>
        <w:t>，包含课程章节主键，创建时间，创建人，小节时长，小节视频，课程小节，所属课程，附件，小节封面。</w:t>
      </w:r>
      <w:r>
        <w:t>课程章节</w:t>
      </w:r>
      <w:r>
        <w:rPr>
          <w:rFonts w:hint="eastAsia"/>
          <w:lang w:val="en-US" w:eastAsia="zh-CN"/>
        </w:rPr>
        <w:t>表如表4-8所示。</w:t>
      </w:r>
    </w:p>
    <w:p>
      <w:pPr>
        <w:pStyle w:val="81"/>
        <w:spacing w:before="360" w:after="120"/>
      </w:pPr>
      <w:r>
        <w:rPr>
          <w:rFonts w:hint="eastAsia"/>
        </w:rPr>
        <w:t xml:space="preserve">表4-8 </w:t>
      </w:r>
      <w:r>
        <w:t>课程章节表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FileUrls</w:t>
            </w:r>
          </w:p>
        </w:tc>
        <w:tc>
          <w:tcPr>
            <w:tcW w:w="902" w:type="pct"/>
            <w:tcBorders>
              <w:top w:val="single" w:color="auto" w:sz="4" w:space="0"/>
              <w:tl2br w:val="nil"/>
              <w:tr2bl w:val="nil"/>
            </w:tcBorders>
          </w:tcPr>
          <w:p>
            <w:pPr>
              <w:pStyle w:val="93"/>
              <w:rPr>
                <w:rFonts w:hint="default"/>
              </w:rPr>
            </w:pPr>
            <w:r>
              <w:t>varchar</w:t>
            </w:r>
            <w:r>
              <w:rPr>
                <w:rFonts w:hint="eastAsia"/>
                <w:lang w:val="en-US" w:eastAsia="zh-CN"/>
              </w:rPr>
              <w:t>(256)</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附件</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Durtion</w:t>
            </w:r>
          </w:p>
        </w:tc>
        <w:tc>
          <w:tcPr>
            <w:tcW w:w="902" w:type="pct"/>
            <w:tcBorders>
              <w:tl2br w:val="nil"/>
              <w:tr2bl w:val="nil"/>
            </w:tcBorders>
          </w:tcPr>
          <w:p>
            <w:pPr>
              <w:pStyle w:val="93"/>
              <w:rPr>
                <w:rFonts w:hint="default"/>
              </w:rPr>
            </w:pPr>
            <w:r>
              <w:t>double</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小节时长</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Name</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课程小节</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CreationTime</w:t>
            </w:r>
          </w:p>
        </w:tc>
        <w:tc>
          <w:tcPr>
            <w:tcW w:w="902" w:type="pct"/>
            <w:tcBorders>
              <w:tl2br w:val="nil"/>
              <w:tr2bl w:val="nil"/>
            </w:tcBorders>
          </w:tcPr>
          <w:p>
            <w:pPr>
              <w:pStyle w:val="93"/>
              <w:rPr>
                <w:rFonts w:hint="default"/>
              </w:rPr>
            </w:pPr>
            <w:r>
              <w:t>timestamp</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Cover</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小节封面</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CouseId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所属课程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CreatorId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VideoUrls</w:t>
            </w:r>
          </w:p>
        </w:tc>
        <w:tc>
          <w:tcPr>
            <w:tcW w:w="902" w:type="pct"/>
            <w:tcBorders>
              <w:tl2br w:val="nil"/>
              <w:tr2bl w:val="nil"/>
            </w:tcBorders>
          </w:tcPr>
          <w:p>
            <w:pPr>
              <w:pStyle w:val="93"/>
              <w:rPr>
                <w:rFonts w:hint="default"/>
              </w:rPr>
            </w:pPr>
            <w:r>
              <w:t>varchar</w:t>
            </w:r>
            <w:r>
              <w:rPr>
                <w:rFonts w:hint="eastAsia"/>
                <w:lang w:val="en-US" w:eastAsia="zh-CN"/>
              </w:rPr>
              <w:t>(256)</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小节视频</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NO</w:t>
            </w:r>
          </w:p>
        </w:tc>
        <w:tc>
          <w:tcPr>
            <w:tcW w:w="839"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课程章节主键</w:t>
            </w:r>
          </w:p>
        </w:tc>
      </w:tr>
    </w:tbl>
    <w:p>
      <w:pPr>
        <w:pStyle w:val="37"/>
        <w:spacing w:before="24" w:after="24"/>
        <w:ind w:firstLine="480"/>
        <w:rPr>
          <w:rFonts w:hint="eastAsia"/>
        </w:rPr>
      </w:pPr>
      <w:r>
        <w:rPr>
          <w:rFonts w:hint="eastAsia"/>
          <w:lang w:val="en-US" w:eastAsia="zh-CN"/>
        </w:rPr>
        <w:t>(9)</w:t>
      </w:r>
      <w:r>
        <w:rPr>
          <w:rFonts w:hint="eastAsia"/>
        </w:rPr>
        <w:t xml:space="preserve"> </w:t>
      </w:r>
      <w:r>
        <w:t>课程学习进度</w:t>
      </w:r>
      <w:r>
        <w:rPr>
          <w:rFonts w:hint="eastAsia"/>
        </w:rPr>
        <w:t>表</w:t>
      </w:r>
      <w:r>
        <w:rPr>
          <w:rFonts w:hint="eastAsia"/>
          <w:lang w:val="en-US" w:eastAsia="zh-CN"/>
        </w:rPr>
        <w:t>，包含课程学习进度主键，创建时间，创建人，最后上传时间，学习人，所属课程，开始时间，学习时长，所属章节。</w:t>
      </w:r>
      <w:r>
        <w:t>课程学习进度</w:t>
      </w:r>
      <w:r>
        <w:rPr>
          <w:rFonts w:hint="eastAsia"/>
          <w:lang w:val="en-US" w:eastAsia="zh-CN"/>
        </w:rPr>
        <w:t>表如表4-9所示。</w:t>
      </w:r>
    </w:p>
    <w:p>
      <w:pPr>
        <w:pStyle w:val="81"/>
        <w:spacing w:before="360" w:after="120"/>
      </w:pPr>
      <w:r>
        <w:rPr>
          <w:rFonts w:hint="eastAsia"/>
        </w:rPr>
        <w:t xml:space="preserve">表4-9 </w:t>
      </w:r>
      <w:r>
        <w:t>课程学习进度表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op w:val="single" w:color="auto" w:sz="4" w:space="0"/>
              <w:tl2br w:val="nil"/>
              <w:tr2bl w:val="nil"/>
            </w:tcBorders>
          </w:tcPr>
          <w:p>
            <w:pPr>
              <w:pStyle w:val="93"/>
              <w:rPr>
                <w:rFonts w:hint="default"/>
              </w:rPr>
            </w:pPr>
            <w:r>
              <w:t>StudyUserId</w:t>
            </w:r>
          </w:p>
        </w:tc>
        <w:tc>
          <w:tcPr>
            <w:tcW w:w="1433" w:type="dxa"/>
            <w:tcBorders>
              <w:top w:val="single" w:color="auto" w:sz="4" w:space="0"/>
              <w:tl2br w:val="nil"/>
              <w:tr2bl w:val="nil"/>
            </w:tcBorders>
          </w:tcPr>
          <w:p>
            <w:pPr>
              <w:pStyle w:val="93"/>
              <w:rPr>
                <w:rFonts w:hint="default"/>
              </w:rPr>
            </w:pPr>
            <w:r>
              <w:t>int</w:t>
            </w:r>
          </w:p>
        </w:tc>
        <w:tc>
          <w:tcPr>
            <w:tcW w:w="1601" w:type="dxa"/>
            <w:tcBorders>
              <w:top w:val="single" w:color="auto" w:sz="4" w:space="0"/>
              <w:tl2br w:val="nil"/>
              <w:tr2bl w:val="nil"/>
            </w:tcBorders>
          </w:tcPr>
          <w:p>
            <w:pPr>
              <w:pStyle w:val="93"/>
              <w:rPr>
                <w:rFonts w:hint="default"/>
              </w:rPr>
            </w:pPr>
            <w:r>
              <w:t>YES</w:t>
            </w:r>
          </w:p>
        </w:tc>
        <w:tc>
          <w:tcPr>
            <w:tcW w:w="1332" w:type="dxa"/>
            <w:tcBorders>
              <w:top w:val="single" w:color="auto" w:sz="4" w:space="0"/>
              <w:tl2br w:val="nil"/>
              <w:tr2bl w:val="nil"/>
            </w:tcBorders>
          </w:tcPr>
          <w:p>
            <w:pPr>
              <w:pStyle w:val="93"/>
              <w:rPr>
                <w:rFonts w:hint="default"/>
              </w:rPr>
            </w:pPr>
            <w:r>
              <w:t>-</w:t>
            </w:r>
          </w:p>
        </w:tc>
        <w:tc>
          <w:tcPr>
            <w:tcW w:w="1884" w:type="dxa"/>
            <w:tcBorders>
              <w:top w:val="single" w:color="auto" w:sz="4" w:space="0"/>
              <w:tl2br w:val="nil"/>
              <w:tr2bl w:val="nil"/>
            </w:tcBorders>
          </w:tcPr>
          <w:p>
            <w:pPr>
              <w:pStyle w:val="93"/>
              <w:rPr>
                <w:rFonts w:hint="default"/>
              </w:rPr>
            </w:pPr>
            <w:r>
              <w:t>学习人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Id</w:t>
            </w:r>
          </w:p>
        </w:tc>
        <w:tc>
          <w:tcPr>
            <w:tcW w:w="1433" w:type="dxa"/>
            <w:tcBorders>
              <w:tl2br w:val="nil"/>
              <w:tr2bl w:val="nil"/>
            </w:tcBorders>
          </w:tcPr>
          <w:p>
            <w:pPr>
              <w:pStyle w:val="93"/>
              <w:rPr>
                <w:rFonts w:hint="default"/>
              </w:rPr>
            </w:pPr>
            <w:r>
              <w:t>int</w:t>
            </w:r>
          </w:p>
        </w:tc>
        <w:tc>
          <w:tcPr>
            <w:tcW w:w="1601" w:type="dxa"/>
            <w:tcBorders>
              <w:tl2br w:val="nil"/>
              <w:tr2bl w:val="nil"/>
            </w:tcBorders>
          </w:tcPr>
          <w:p>
            <w:pPr>
              <w:pStyle w:val="93"/>
              <w:rPr>
                <w:rFonts w:hint="default"/>
              </w:rPr>
            </w:pPr>
            <w:r>
              <w:t>NO</w:t>
            </w:r>
          </w:p>
        </w:tc>
        <w:tc>
          <w:tcPr>
            <w:tcW w:w="1332" w:type="dxa"/>
            <w:tcBorders>
              <w:tl2br w:val="nil"/>
              <w:tr2bl w:val="nil"/>
            </w:tcBorders>
          </w:tcPr>
          <w:p>
            <w:pPr>
              <w:pStyle w:val="93"/>
              <w:rPr>
                <w:rFonts w:hint="default"/>
              </w:rPr>
            </w:pPr>
            <w:r>
              <w:t>True</w:t>
            </w:r>
          </w:p>
        </w:tc>
        <w:tc>
          <w:tcPr>
            <w:tcW w:w="1884" w:type="dxa"/>
            <w:tcBorders>
              <w:tl2br w:val="nil"/>
              <w:tr2bl w:val="nil"/>
            </w:tcBorders>
          </w:tcPr>
          <w:p>
            <w:pPr>
              <w:pStyle w:val="93"/>
              <w:rPr>
                <w:rFonts w:hint="default"/>
              </w:rPr>
            </w:pPr>
            <w:r>
              <w:t>课程学习进度主键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CreatorId</w:t>
            </w:r>
          </w:p>
        </w:tc>
        <w:tc>
          <w:tcPr>
            <w:tcW w:w="1433" w:type="dxa"/>
            <w:tcBorders>
              <w:tl2br w:val="nil"/>
              <w:tr2bl w:val="nil"/>
            </w:tcBorders>
          </w:tcPr>
          <w:p>
            <w:pPr>
              <w:pStyle w:val="93"/>
              <w:rPr>
                <w:rFonts w:hint="default"/>
              </w:rPr>
            </w:pPr>
            <w:r>
              <w:t>int</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Durtion</w:t>
            </w:r>
          </w:p>
        </w:tc>
        <w:tc>
          <w:tcPr>
            <w:tcW w:w="1433" w:type="dxa"/>
            <w:tcBorders>
              <w:tl2br w:val="nil"/>
              <w:tr2bl w:val="nil"/>
            </w:tcBorders>
          </w:tcPr>
          <w:p>
            <w:pPr>
              <w:pStyle w:val="93"/>
              <w:rPr>
                <w:rFonts w:hint="default"/>
              </w:rPr>
            </w:pPr>
            <w:r>
              <w:t>double</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学习时长</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CouseId</w:t>
            </w:r>
          </w:p>
        </w:tc>
        <w:tc>
          <w:tcPr>
            <w:tcW w:w="1433" w:type="dxa"/>
            <w:tcBorders>
              <w:tl2br w:val="nil"/>
              <w:tr2bl w:val="nil"/>
            </w:tcBorders>
          </w:tcPr>
          <w:p>
            <w:pPr>
              <w:pStyle w:val="93"/>
              <w:rPr>
                <w:rFonts w:hint="default"/>
              </w:rPr>
            </w:pPr>
            <w:r>
              <w:t>int</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所属课程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CreationTime</w:t>
            </w:r>
          </w:p>
        </w:tc>
        <w:tc>
          <w:tcPr>
            <w:tcW w:w="1433" w:type="dxa"/>
            <w:tcBorders>
              <w:tl2br w:val="nil"/>
              <w:tr2bl w:val="nil"/>
            </w:tcBorders>
          </w:tcPr>
          <w:p>
            <w:pPr>
              <w:pStyle w:val="93"/>
              <w:rPr>
                <w:rFonts w:hint="default"/>
              </w:rPr>
            </w:pPr>
            <w:r>
              <w:t>timestamp</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LastUploadTime</w:t>
            </w:r>
          </w:p>
        </w:tc>
        <w:tc>
          <w:tcPr>
            <w:tcW w:w="1433" w:type="dxa"/>
            <w:tcBorders>
              <w:tl2br w:val="nil"/>
              <w:tr2bl w:val="nil"/>
            </w:tcBorders>
          </w:tcPr>
          <w:p>
            <w:pPr>
              <w:pStyle w:val="93"/>
              <w:rPr>
                <w:rFonts w:hint="default"/>
              </w:rPr>
            </w:pPr>
            <w:r>
              <w:t>datetime</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最后上传时间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CouseStepId</w:t>
            </w:r>
          </w:p>
        </w:tc>
        <w:tc>
          <w:tcPr>
            <w:tcW w:w="1433" w:type="dxa"/>
            <w:tcBorders>
              <w:tl2br w:val="nil"/>
              <w:tr2bl w:val="nil"/>
            </w:tcBorders>
          </w:tcPr>
          <w:p>
            <w:pPr>
              <w:pStyle w:val="93"/>
              <w:rPr>
                <w:rFonts w:hint="default"/>
              </w:rPr>
            </w:pPr>
            <w:r>
              <w:t>int</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所属章节</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BeginTime</w:t>
            </w:r>
          </w:p>
        </w:tc>
        <w:tc>
          <w:tcPr>
            <w:tcW w:w="1433" w:type="dxa"/>
            <w:tcBorders>
              <w:tl2br w:val="nil"/>
              <w:tr2bl w:val="nil"/>
            </w:tcBorders>
          </w:tcPr>
          <w:p>
            <w:pPr>
              <w:pStyle w:val="93"/>
              <w:rPr>
                <w:rFonts w:hint="default"/>
              </w:rPr>
            </w:pPr>
            <w:r>
              <w:t>datetime</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开始时间</w:t>
            </w:r>
          </w:p>
        </w:tc>
      </w:tr>
    </w:tbl>
    <w:p>
      <w:pPr>
        <w:pStyle w:val="37"/>
        <w:spacing w:before="24" w:after="24"/>
        <w:ind w:firstLine="480"/>
        <w:rPr>
          <w:rFonts w:hint="eastAsia"/>
        </w:rPr>
      </w:pPr>
      <w:r>
        <w:rPr>
          <w:rFonts w:hint="eastAsia"/>
          <w:lang w:val="en-US" w:eastAsia="zh-CN"/>
        </w:rPr>
        <w:t>(10)</w:t>
      </w:r>
      <w:r>
        <w:rPr>
          <w:rFonts w:hint="eastAsia"/>
        </w:rPr>
        <w:t xml:space="preserve"> </w:t>
      </w:r>
      <w:r>
        <w:t>课程分类</w:t>
      </w:r>
      <w:r>
        <w:rPr>
          <w:rFonts w:hint="eastAsia"/>
        </w:rPr>
        <w:t>表</w:t>
      </w:r>
      <w:r>
        <w:rPr>
          <w:rFonts w:hint="eastAsia"/>
          <w:lang w:val="en-US" w:eastAsia="zh-CN"/>
        </w:rPr>
        <w:t>，包含课程分类主键，创建时间，创建人，分类名称。</w:t>
      </w:r>
      <w:r>
        <w:rPr>
          <w:rFonts w:hint="eastAsia"/>
        </w:rPr>
        <w:t xml:space="preserve"> </w:t>
      </w:r>
      <w:r>
        <w:t>课程分类</w:t>
      </w:r>
      <w:r>
        <w:rPr>
          <w:rFonts w:hint="eastAsia"/>
          <w:lang w:val="en-US" w:eastAsia="zh-CN"/>
        </w:rPr>
        <w:t>表如表4-10所示。</w:t>
      </w:r>
    </w:p>
    <w:p>
      <w:pPr>
        <w:pStyle w:val="81"/>
        <w:spacing w:before="360" w:after="120"/>
      </w:pPr>
      <w:r>
        <w:rPr>
          <w:rFonts w:hint="eastAsia"/>
        </w:rPr>
        <w:t xml:space="preserve">表4-10 </w:t>
      </w:r>
      <w:r>
        <w:t>课程分类表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CreatorId</w:t>
            </w:r>
          </w:p>
        </w:tc>
        <w:tc>
          <w:tcPr>
            <w:tcW w:w="902" w:type="pct"/>
            <w:tcBorders>
              <w:top w:val="single" w:color="auto" w:sz="4" w:space="0"/>
              <w:tl2br w:val="nil"/>
              <w:tr2bl w:val="nil"/>
            </w:tcBorders>
          </w:tcPr>
          <w:p>
            <w:pPr>
              <w:pStyle w:val="93"/>
              <w:rPr>
                <w:rFonts w:hint="default"/>
              </w:rPr>
            </w:pPr>
            <w:r>
              <w:t>int</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22" w:hRule="atLeast"/>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NO</w:t>
            </w:r>
          </w:p>
        </w:tc>
        <w:tc>
          <w:tcPr>
            <w:tcW w:w="839"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课程分类主键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Name</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分类名称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90" w:hRule="atLeast"/>
          <w:tblHeader/>
          <w:jc w:val="center"/>
        </w:trPr>
        <w:tc>
          <w:tcPr>
            <w:tcW w:w="1063" w:type="pct"/>
            <w:tcBorders>
              <w:tl2br w:val="nil"/>
              <w:tr2bl w:val="nil"/>
            </w:tcBorders>
          </w:tcPr>
          <w:p>
            <w:pPr>
              <w:pStyle w:val="93"/>
              <w:rPr>
                <w:rFonts w:hint="default"/>
              </w:rPr>
            </w:pPr>
            <w:r>
              <w:t>CreationTime</w:t>
            </w:r>
          </w:p>
        </w:tc>
        <w:tc>
          <w:tcPr>
            <w:tcW w:w="902" w:type="pct"/>
            <w:tcBorders>
              <w:tl2br w:val="nil"/>
              <w:tr2bl w:val="nil"/>
            </w:tcBorders>
          </w:tcPr>
          <w:p>
            <w:pPr>
              <w:pStyle w:val="93"/>
              <w:rPr>
                <w:rFonts w:hint="default"/>
              </w:rPr>
            </w:pPr>
            <w:r>
              <w:t>timestamp</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创建时间</w:t>
            </w:r>
          </w:p>
        </w:tc>
      </w:tr>
    </w:tbl>
    <w:p>
      <w:pPr>
        <w:pStyle w:val="37"/>
        <w:spacing w:before="24" w:after="24"/>
        <w:ind w:firstLine="480"/>
        <w:rPr>
          <w:rFonts w:hint="eastAsia"/>
        </w:rPr>
      </w:pPr>
      <w:r>
        <w:rPr>
          <w:rFonts w:hint="eastAsia"/>
          <w:lang w:val="en-US" w:eastAsia="zh-CN"/>
        </w:rPr>
        <w:t>(11)</w:t>
      </w:r>
      <w:r>
        <w:rPr>
          <w:rFonts w:hint="eastAsia"/>
        </w:rPr>
        <w:t xml:space="preserve"> </w:t>
      </w:r>
      <w:r>
        <w:rPr>
          <w:rFonts w:hint="eastAsia"/>
          <w:lang w:val="en-US" w:eastAsia="zh-CN"/>
        </w:rPr>
        <w:t>判断题型</w:t>
      </w:r>
      <w:r>
        <w:rPr>
          <w:rFonts w:hint="eastAsia"/>
        </w:rPr>
        <w:t>表</w:t>
      </w:r>
      <w:r>
        <w:rPr>
          <w:rFonts w:hint="eastAsia"/>
          <w:lang w:val="en-US" w:eastAsia="zh-CN"/>
        </w:rPr>
        <w:t>，包含判断题型主键，创建时间，创建人，分类，解析，题干，正确答案。判断题型表如表4-11所示。</w:t>
      </w:r>
    </w:p>
    <w:p>
      <w:pPr>
        <w:pStyle w:val="81"/>
        <w:spacing w:before="360" w:after="120"/>
      </w:pPr>
      <w:r>
        <w:rPr>
          <w:rFonts w:hint="eastAsia"/>
        </w:rPr>
        <w:t xml:space="preserve">表4-11 </w:t>
      </w:r>
      <w:r>
        <w:t>判断题型表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CreatorId</w:t>
            </w:r>
          </w:p>
        </w:tc>
        <w:tc>
          <w:tcPr>
            <w:tcW w:w="902" w:type="pct"/>
            <w:tcBorders>
              <w:top w:val="single" w:color="auto" w:sz="4" w:space="0"/>
              <w:tl2br w:val="nil"/>
              <w:tr2bl w:val="nil"/>
            </w:tcBorders>
          </w:tcPr>
          <w:p>
            <w:pPr>
              <w:pStyle w:val="93"/>
              <w:rPr>
                <w:rFonts w:hint="default"/>
              </w:rPr>
            </w:pPr>
            <w:r>
              <w:t>int</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AnalyzeResult</w:t>
            </w:r>
          </w:p>
        </w:tc>
        <w:tc>
          <w:tcPr>
            <w:tcW w:w="902" w:type="pct"/>
            <w:tcBorders>
              <w:tl2br w:val="nil"/>
              <w:tr2bl w:val="nil"/>
            </w:tcBorders>
          </w:tcPr>
          <w:p>
            <w:pPr>
              <w:pStyle w:val="93"/>
              <w:rPr>
                <w:rFonts w:hint="default"/>
              </w:rPr>
            </w:pPr>
            <w:r>
              <w:t>longtext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解析</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NO</w:t>
            </w:r>
          </w:p>
        </w:tc>
        <w:tc>
          <w:tcPr>
            <w:tcW w:w="839"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判断题型主键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bottom w:val="single" w:color="auto" w:sz="12" w:space="0"/>
            </w:tcBorders>
          </w:tcPr>
          <w:p>
            <w:pPr>
              <w:pStyle w:val="93"/>
              <w:rPr>
                <w:rFonts w:hint="default"/>
              </w:rPr>
            </w:pPr>
            <w:r>
              <w:t>Title</w:t>
            </w:r>
          </w:p>
        </w:tc>
        <w:tc>
          <w:tcPr>
            <w:tcW w:w="902" w:type="pct"/>
            <w:tcBorders>
              <w:bottom w:val="single" w:color="auto" w:sz="12" w:space="0"/>
            </w:tcBorders>
          </w:tcPr>
          <w:p>
            <w:pPr>
              <w:pStyle w:val="93"/>
              <w:rPr>
                <w:rFonts w:hint="default"/>
              </w:rPr>
            </w:pPr>
            <w:r>
              <w:t>varchar</w:t>
            </w:r>
            <w:r>
              <w:rPr>
                <w:rFonts w:hint="eastAsia"/>
                <w:lang w:val="en-US" w:eastAsia="zh-CN"/>
              </w:rPr>
              <w:t>(128)</w:t>
            </w:r>
          </w:p>
        </w:tc>
        <w:tc>
          <w:tcPr>
            <w:tcW w:w="1008" w:type="pct"/>
            <w:tcBorders>
              <w:bottom w:val="single" w:color="auto" w:sz="12" w:space="0"/>
            </w:tcBorders>
          </w:tcPr>
          <w:p>
            <w:pPr>
              <w:pStyle w:val="93"/>
              <w:rPr>
                <w:rFonts w:hint="default"/>
              </w:rPr>
            </w:pPr>
            <w:r>
              <w:t>YES</w:t>
            </w:r>
          </w:p>
        </w:tc>
        <w:tc>
          <w:tcPr>
            <w:tcW w:w="839" w:type="pct"/>
            <w:tcBorders>
              <w:bottom w:val="single" w:color="auto" w:sz="12" w:space="0"/>
            </w:tcBorders>
          </w:tcPr>
          <w:p>
            <w:pPr>
              <w:pStyle w:val="93"/>
              <w:rPr>
                <w:rFonts w:hint="default"/>
              </w:rPr>
            </w:pPr>
            <w:r>
              <w:t>-</w:t>
            </w:r>
          </w:p>
        </w:tc>
        <w:tc>
          <w:tcPr>
            <w:tcW w:w="1186" w:type="pct"/>
            <w:tcBorders>
              <w:bottom w:val="single" w:color="auto" w:sz="12" w:space="0"/>
            </w:tcBorders>
          </w:tcPr>
          <w:p>
            <w:pPr>
              <w:pStyle w:val="93"/>
              <w:rPr>
                <w:rFonts w:hint="default"/>
              </w:rPr>
            </w:pPr>
            <w:r>
              <w:t>题干</w:t>
            </w:r>
          </w:p>
        </w:tc>
      </w:tr>
    </w:tbl>
    <w:p>
      <w:pPr>
        <w:pStyle w:val="37"/>
        <w:numPr>
          <w:ilvl w:val="-1"/>
          <w:numId w:val="0"/>
        </w:numPr>
        <w:spacing w:before="24" w:after="24"/>
        <w:ind w:firstLine="0" w:firstLineChars="0"/>
        <w:rPr>
          <w:rFonts w:hint="eastAsia"/>
          <w:lang w:val="en-US" w:eastAsia="zh-CN"/>
        </w:rPr>
      </w:pPr>
    </w:p>
    <w:p>
      <w:pPr>
        <w:pStyle w:val="81"/>
        <w:spacing w:before="360" w:after="120"/>
        <w:rPr>
          <w:rFonts w:hint="eastAsia"/>
          <w:lang w:val="en-US" w:eastAsia="zh-CN"/>
        </w:rPr>
      </w:pPr>
      <w:r>
        <w:rPr>
          <w:rFonts w:hint="eastAsia"/>
          <w:lang w:val="en-US" w:eastAsia="zh-CN"/>
        </w:rPr>
        <w:t>续</w:t>
      </w:r>
      <w:r>
        <w:rPr>
          <w:rFonts w:hint="eastAsia"/>
        </w:rPr>
        <w:t xml:space="preserve">表4-11 </w:t>
      </w:r>
      <w:r>
        <w:t>判断题型表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bottom w:val="single" w:color="auto" w:sz="4" w:space="0"/>
              <w:tl2br w:val="nil"/>
              <w:tr2bl w:val="nil"/>
            </w:tcBorders>
            <w:vAlign w:val="center"/>
          </w:tcPr>
          <w:p>
            <w:pPr>
              <w:pStyle w:val="93"/>
            </w:pPr>
            <w:r>
              <w:t>字段名称</w:t>
            </w:r>
          </w:p>
        </w:tc>
        <w:tc>
          <w:tcPr>
            <w:tcW w:w="1433" w:type="dxa"/>
            <w:tcBorders>
              <w:bottom w:val="single" w:color="auto" w:sz="4" w:space="0"/>
              <w:tl2br w:val="nil"/>
              <w:tr2bl w:val="nil"/>
            </w:tcBorders>
            <w:vAlign w:val="center"/>
          </w:tcPr>
          <w:p>
            <w:pPr>
              <w:pStyle w:val="93"/>
            </w:pPr>
            <w:r>
              <w:t>类型</w:t>
            </w:r>
          </w:p>
        </w:tc>
        <w:tc>
          <w:tcPr>
            <w:tcW w:w="1601" w:type="dxa"/>
            <w:tcBorders>
              <w:bottom w:val="single" w:color="auto" w:sz="4" w:space="0"/>
              <w:tl2br w:val="nil"/>
              <w:tr2bl w:val="nil"/>
            </w:tcBorders>
            <w:vAlign w:val="center"/>
          </w:tcPr>
          <w:p>
            <w:pPr>
              <w:pStyle w:val="93"/>
            </w:pPr>
            <w:r>
              <w:t>可空</w:t>
            </w:r>
          </w:p>
        </w:tc>
        <w:tc>
          <w:tcPr>
            <w:tcW w:w="1332" w:type="dxa"/>
            <w:tcBorders>
              <w:bottom w:val="single" w:color="auto" w:sz="4" w:space="0"/>
              <w:tl2br w:val="nil"/>
              <w:tr2bl w:val="nil"/>
            </w:tcBorders>
            <w:vAlign w:val="center"/>
          </w:tcPr>
          <w:p>
            <w:pPr>
              <w:pStyle w:val="93"/>
            </w:pPr>
            <w:r>
              <w:t>主键</w:t>
            </w:r>
          </w:p>
        </w:tc>
        <w:tc>
          <w:tcPr>
            <w:tcW w:w="1884" w:type="dxa"/>
            <w:tcBorders>
              <w:bottom w:val="single" w:color="auto" w:sz="4" w:space="0"/>
              <w:tl2br w:val="nil"/>
              <w:tr2bl w:val="nil"/>
            </w:tcBorders>
            <w:vAlign w:val="center"/>
          </w:tcPr>
          <w:p>
            <w:pPr>
              <w:pStyle w:val="93"/>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op w:val="single" w:color="auto" w:sz="4" w:space="0"/>
              <w:tl2br w:val="nil"/>
              <w:tr2bl w:val="nil"/>
            </w:tcBorders>
          </w:tcPr>
          <w:p>
            <w:pPr>
              <w:pStyle w:val="93"/>
              <w:rPr>
                <w:rFonts w:hint="default"/>
              </w:rPr>
            </w:pPr>
            <w:r>
              <w:t>CreationTime</w:t>
            </w:r>
          </w:p>
        </w:tc>
        <w:tc>
          <w:tcPr>
            <w:tcW w:w="1433" w:type="dxa"/>
            <w:tcBorders>
              <w:top w:val="single" w:color="auto" w:sz="4" w:space="0"/>
              <w:tl2br w:val="nil"/>
              <w:tr2bl w:val="nil"/>
            </w:tcBorders>
          </w:tcPr>
          <w:p>
            <w:pPr>
              <w:pStyle w:val="93"/>
              <w:rPr>
                <w:rFonts w:hint="default"/>
              </w:rPr>
            </w:pPr>
            <w:r>
              <w:t>timestamp</w:t>
            </w:r>
          </w:p>
        </w:tc>
        <w:tc>
          <w:tcPr>
            <w:tcW w:w="1601" w:type="dxa"/>
            <w:tcBorders>
              <w:top w:val="single" w:color="auto" w:sz="4" w:space="0"/>
              <w:tl2br w:val="nil"/>
              <w:tr2bl w:val="nil"/>
            </w:tcBorders>
          </w:tcPr>
          <w:p>
            <w:pPr>
              <w:pStyle w:val="93"/>
              <w:rPr>
                <w:rFonts w:hint="default"/>
              </w:rPr>
            </w:pPr>
            <w:r>
              <w:t>YES</w:t>
            </w:r>
          </w:p>
        </w:tc>
        <w:tc>
          <w:tcPr>
            <w:tcW w:w="1332" w:type="dxa"/>
            <w:tcBorders>
              <w:top w:val="single" w:color="auto" w:sz="4" w:space="0"/>
              <w:tl2br w:val="nil"/>
              <w:tr2bl w:val="nil"/>
            </w:tcBorders>
          </w:tcPr>
          <w:p>
            <w:pPr>
              <w:pStyle w:val="93"/>
              <w:rPr>
                <w:rFonts w:hint="default"/>
              </w:rPr>
            </w:pPr>
            <w:r>
              <w:t>-</w:t>
            </w:r>
          </w:p>
        </w:tc>
        <w:tc>
          <w:tcPr>
            <w:tcW w:w="1884" w:type="dxa"/>
            <w:tcBorders>
              <w:top w:val="single" w:color="auto" w:sz="4" w:space="0"/>
              <w:tl2br w:val="nil"/>
              <w:tr2bl w:val="nil"/>
            </w:tcBorders>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Type</w:t>
            </w:r>
          </w:p>
        </w:tc>
        <w:tc>
          <w:tcPr>
            <w:tcW w:w="1433" w:type="dxa"/>
            <w:tcBorders>
              <w:tl2br w:val="nil"/>
              <w:tr2bl w:val="nil"/>
            </w:tcBorders>
          </w:tcPr>
          <w:p>
            <w:pPr>
              <w:pStyle w:val="93"/>
              <w:rPr>
                <w:rFonts w:hint="default"/>
              </w:rPr>
            </w:pPr>
            <w:r>
              <w:t>varchar</w:t>
            </w:r>
            <w:r>
              <w:rPr>
                <w:rFonts w:hint="eastAsia"/>
                <w:lang w:val="en-US" w:eastAsia="zh-CN"/>
              </w:rPr>
              <w:t>(20)</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分类</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RightAnswer</w:t>
            </w:r>
          </w:p>
        </w:tc>
        <w:tc>
          <w:tcPr>
            <w:tcW w:w="1433" w:type="dxa"/>
            <w:tcBorders>
              <w:tl2br w:val="nil"/>
              <w:tr2bl w:val="nil"/>
            </w:tcBorders>
          </w:tcPr>
          <w:p>
            <w:pPr>
              <w:pStyle w:val="93"/>
              <w:rPr>
                <w:rFonts w:hint="default"/>
              </w:rPr>
            </w:pPr>
            <w:r>
              <w:t>varchar</w:t>
            </w:r>
            <w:r>
              <w:rPr>
                <w:rFonts w:hint="eastAsia"/>
                <w:lang w:val="en-US" w:eastAsia="zh-CN"/>
              </w:rPr>
              <w:t>(20)</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正确答案</w:t>
            </w:r>
          </w:p>
        </w:tc>
      </w:tr>
    </w:tbl>
    <w:p>
      <w:pPr>
        <w:pStyle w:val="37"/>
        <w:numPr>
          <w:ilvl w:val="-1"/>
          <w:numId w:val="0"/>
        </w:numPr>
        <w:spacing w:before="24" w:after="24"/>
        <w:ind w:firstLine="0" w:firstLineChars="0"/>
        <w:rPr>
          <w:rFonts w:hint="default"/>
          <w:lang w:val="en-US" w:eastAsia="zh-CN"/>
        </w:rPr>
      </w:pPr>
    </w:p>
    <w:p>
      <w:pPr>
        <w:pStyle w:val="37"/>
        <w:numPr>
          <w:ilvl w:val="0"/>
          <w:numId w:val="6"/>
        </w:numPr>
        <w:spacing w:before="24" w:after="24"/>
        <w:ind w:firstLine="480"/>
        <w:rPr>
          <w:rFonts w:hint="eastAsia"/>
          <w:lang w:val="en-US" w:eastAsia="zh-CN"/>
        </w:rPr>
      </w:pPr>
      <w:r>
        <w:t>多选题</w:t>
      </w:r>
      <w:r>
        <w:rPr>
          <w:rFonts w:hint="eastAsia"/>
        </w:rPr>
        <w:t>表</w:t>
      </w:r>
      <w:r>
        <w:rPr>
          <w:rFonts w:hint="eastAsia"/>
          <w:lang w:val="en-US" w:eastAsia="zh-CN"/>
        </w:rPr>
        <w:t>，包含多选题主键，创建时间，创建人，选项A，选项C，分类，解析，选项D，题干，正确答案，选项B。</w:t>
      </w:r>
      <w:r>
        <w:t>多选题</w:t>
      </w:r>
      <w:r>
        <w:rPr>
          <w:rFonts w:hint="eastAsia"/>
          <w:lang w:val="en-US" w:eastAsia="zh-CN"/>
        </w:rPr>
        <w:t>表如表4-12所示。</w:t>
      </w:r>
    </w:p>
    <w:p>
      <w:pPr>
        <w:pStyle w:val="81"/>
        <w:spacing w:before="360" w:after="120"/>
      </w:pPr>
      <w:r>
        <w:rPr>
          <w:rFonts w:hint="eastAsia"/>
        </w:rPr>
        <w:t xml:space="preserve">表4-12 </w:t>
      </w:r>
      <w:r>
        <w:t>多选题表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Title</w:t>
            </w:r>
          </w:p>
        </w:tc>
        <w:tc>
          <w:tcPr>
            <w:tcW w:w="902" w:type="pct"/>
            <w:tcBorders>
              <w:top w:val="single" w:color="auto" w:sz="4" w:space="0"/>
              <w:tl2br w:val="nil"/>
              <w:tr2bl w:val="nil"/>
            </w:tcBorders>
          </w:tcPr>
          <w:p>
            <w:pPr>
              <w:pStyle w:val="93"/>
              <w:rPr>
                <w:rFonts w:hint="default"/>
              </w:rPr>
            </w:pPr>
            <w:r>
              <w:t>varchar</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题干</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AnalyzeResult</w:t>
            </w:r>
          </w:p>
        </w:tc>
        <w:tc>
          <w:tcPr>
            <w:tcW w:w="902" w:type="pct"/>
            <w:tcBorders>
              <w:tl2br w:val="nil"/>
              <w:tr2bl w:val="nil"/>
            </w:tcBorders>
          </w:tcPr>
          <w:p>
            <w:pPr>
              <w:pStyle w:val="93"/>
              <w:rPr>
                <w:rFonts w:hint="default"/>
              </w:rPr>
            </w:pPr>
            <w:r>
              <w:t>longtext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解析</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OptionB</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选项B</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CreatorId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OptionC</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选项C</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NO</w:t>
            </w:r>
          </w:p>
        </w:tc>
        <w:tc>
          <w:tcPr>
            <w:tcW w:w="839"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多选题主键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RightAnswer</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正确答案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OptionD</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选项D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Type</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分类</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CreationTime</w:t>
            </w:r>
          </w:p>
        </w:tc>
        <w:tc>
          <w:tcPr>
            <w:tcW w:w="902" w:type="pct"/>
            <w:tcBorders>
              <w:tl2br w:val="nil"/>
              <w:tr2bl w:val="nil"/>
            </w:tcBorders>
          </w:tcPr>
          <w:p>
            <w:pPr>
              <w:pStyle w:val="93"/>
              <w:rPr>
                <w:rFonts w:hint="default"/>
              </w:rPr>
            </w:pPr>
            <w:r>
              <w:t>timestamp</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vAlign w:val="top"/>
          </w:tcPr>
          <w:p>
            <w:pPr>
              <w:pStyle w:val="93"/>
            </w:pPr>
            <w:r>
              <w:t>OptionA</w:t>
            </w:r>
          </w:p>
        </w:tc>
        <w:tc>
          <w:tcPr>
            <w:tcW w:w="1433" w:type="dxa"/>
            <w:tcBorders>
              <w:tl2br w:val="nil"/>
              <w:tr2bl w:val="nil"/>
            </w:tcBorders>
            <w:vAlign w:val="top"/>
          </w:tcPr>
          <w:p>
            <w:pPr>
              <w:pStyle w:val="93"/>
            </w:pPr>
            <w:r>
              <w:t>varchar</w:t>
            </w:r>
            <w:r>
              <w:rPr>
                <w:rFonts w:hint="eastAsia"/>
                <w:lang w:val="en-US" w:eastAsia="zh-CN"/>
              </w:rPr>
              <w:t>(20)</w:t>
            </w:r>
          </w:p>
        </w:tc>
        <w:tc>
          <w:tcPr>
            <w:tcW w:w="1601" w:type="dxa"/>
            <w:tcBorders>
              <w:tl2br w:val="nil"/>
              <w:tr2bl w:val="nil"/>
            </w:tcBorders>
            <w:vAlign w:val="top"/>
          </w:tcPr>
          <w:p>
            <w:pPr>
              <w:pStyle w:val="93"/>
            </w:pPr>
            <w:r>
              <w:t>YES</w:t>
            </w:r>
          </w:p>
        </w:tc>
        <w:tc>
          <w:tcPr>
            <w:tcW w:w="1332" w:type="dxa"/>
            <w:tcBorders>
              <w:tl2br w:val="nil"/>
              <w:tr2bl w:val="nil"/>
            </w:tcBorders>
            <w:vAlign w:val="top"/>
          </w:tcPr>
          <w:p>
            <w:pPr>
              <w:pStyle w:val="93"/>
            </w:pPr>
            <w:r>
              <w:t>-</w:t>
            </w:r>
          </w:p>
        </w:tc>
        <w:tc>
          <w:tcPr>
            <w:tcW w:w="1884" w:type="dxa"/>
            <w:tcBorders>
              <w:tl2br w:val="nil"/>
              <w:tr2bl w:val="nil"/>
            </w:tcBorders>
            <w:vAlign w:val="top"/>
          </w:tcPr>
          <w:p>
            <w:pPr>
              <w:pStyle w:val="93"/>
            </w:pPr>
            <w:r>
              <w:t>选项A</w:t>
            </w:r>
          </w:p>
        </w:tc>
      </w:tr>
    </w:tbl>
    <w:p>
      <w:pPr>
        <w:pStyle w:val="37"/>
        <w:spacing w:before="24" w:after="24"/>
        <w:ind w:firstLine="480"/>
        <w:rPr>
          <w:rFonts w:hint="eastAsia"/>
        </w:rPr>
      </w:pPr>
      <w:r>
        <w:rPr>
          <w:rFonts w:hint="eastAsia"/>
          <w:lang w:val="en-US" w:eastAsia="zh-CN"/>
        </w:rPr>
        <w:t>(13)</w:t>
      </w:r>
      <w:r>
        <w:rPr>
          <w:rFonts w:hint="eastAsia"/>
        </w:rPr>
        <w:t xml:space="preserve"> </w:t>
      </w:r>
      <w:r>
        <w:t>问卷</w:t>
      </w:r>
      <w:r>
        <w:rPr>
          <w:rFonts w:hint="eastAsia"/>
        </w:rPr>
        <w:t>表</w:t>
      </w:r>
      <w:r>
        <w:rPr>
          <w:rFonts w:hint="eastAsia"/>
          <w:lang w:val="en-US" w:eastAsia="zh-CN"/>
        </w:rPr>
        <w:t>，包含问卷主键，创建时间，创建人，问卷标题，分钟，起始考试时间，小标题，问卷类型，发布人，截至考试时间，是否考试，是否限时。</w:t>
      </w:r>
      <w:r>
        <w:t>问卷题</w:t>
      </w:r>
      <w:r>
        <w:rPr>
          <w:rFonts w:hint="eastAsia"/>
          <w:lang w:val="en-US" w:eastAsia="zh-CN"/>
        </w:rPr>
        <w:t>表如表4-13所示。</w:t>
      </w:r>
    </w:p>
    <w:p>
      <w:pPr>
        <w:pStyle w:val="81"/>
        <w:spacing w:before="360" w:after="120"/>
      </w:pPr>
      <w:r>
        <w:rPr>
          <w:rFonts w:hint="eastAsia"/>
        </w:rPr>
        <w:t xml:space="preserve">表4-13 </w:t>
      </w:r>
      <w:r>
        <w:t>问卷表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CreationTime</w:t>
            </w:r>
          </w:p>
        </w:tc>
        <w:tc>
          <w:tcPr>
            <w:tcW w:w="902" w:type="pct"/>
            <w:tcBorders>
              <w:top w:val="single" w:color="auto" w:sz="4" w:space="0"/>
              <w:tl2br w:val="nil"/>
              <w:tr2bl w:val="nil"/>
            </w:tcBorders>
          </w:tcPr>
          <w:p>
            <w:pPr>
              <w:pStyle w:val="93"/>
              <w:rPr>
                <w:rFonts w:hint="default"/>
              </w:rPr>
            </w:pPr>
            <w:r>
              <w:t>timestamp</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IsTest</w:t>
            </w:r>
          </w:p>
        </w:tc>
        <w:tc>
          <w:tcPr>
            <w:tcW w:w="902" w:type="pct"/>
            <w:tcBorders>
              <w:tl2br w:val="nil"/>
              <w:tr2bl w:val="nil"/>
            </w:tcBorders>
          </w:tcPr>
          <w:p>
            <w:pPr>
              <w:pStyle w:val="93"/>
              <w:rPr>
                <w:rFonts w:hint="default"/>
              </w:rPr>
            </w:pPr>
            <w:r>
              <w:t>tinyint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是否考试</w:t>
            </w:r>
          </w:p>
        </w:tc>
      </w:tr>
    </w:tbl>
    <w:p>
      <w:pPr>
        <w:pStyle w:val="81"/>
        <w:spacing w:before="360" w:after="120"/>
        <w:rPr>
          <w:rFonts w:hint="eastAsia"/>
          <w:lang w:val="en-US" w:eastAsia="zh-CN"/>
        </w:rPr>
      </w:pPr>
      <w:r>
        <w:rPr>
          <w:rFonts w:hint="eastAsia"/>
          <w:lang w:val="en-US" w:eastAsia="zh-CN"/>
        </w:rPr>
        <w:t>续</w:t>
      </w:r>
      <w:r>
        <w:rPr>
          <w:rFonts w:hint="eastAsia"/>
        </w:rPr>
        <w:t xml:space="preserve">表4-13 </w:t>
      </w:r>
      <w:r>
        <w:t>问卷表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bottom w:val="single" w:color="auto" w:sz="4" w:space="0"/>
            </w:tcBorders>
            <w:vAlign w:val="center"/>
          </w:tcPr>
          <w:p>
            <w:pPr>
              <w:pStyle w:val="93"/>
            </w:pPr>
            <w:r>
              <w:t>字段名称</w:t>
            </w:r>
          </w:p>
        </w:tc>
        <w:tc>
          <w:tcPr>
            <w:tcW w:w="1433" w:type="dxa"/>
            <w:tcBorders>
              <w:bottom w:val="single" w:color="auto" w:sz="4" w:space="0"/>
            </w:tcBorders>
            <w:vAlign w:val="center"/>
          </w:tcPr>
          <w:p>
            <w:pPr>
              <w:pStyle w:val="93"/>
            </w:pPr>
            <w:r>
              <w:t>类型</w:t>
            </w:r>
          </w:p>
        </w:tc>
        <w:tc>
          <w:tcPr>
            <w:tcW w:w="1601" w:type="dxa"/>
            <w:tcBorders>
              <w:bottom w:val="single" w:color="auto" w:sz="4" w:space="0"/>
            </w:tcBorders>
            <w:vAlign w:val="center"/>
          </w:tcPr>
          <w:p>
            <w:pPr>
              <w:pStyle w:val="93"/>
            </w:pPr>
            <w:r>
              <w:t>可空</w:t>
            </w:r>
          </w:p>
        </w:tc>
        <w:tc>
          <w:tcPr>
            <w:tcW w:w="1332" w:type="dxa"/>
            <w:tcBorders>
              <w:bottom w:val="single" w:color="auto" w:sz="4" w:space="0"/>
            </w:tcBorders>
            <w:vAlign w:val="center"/>
          </w:tcPr>
          <w:p>
            <w:pPr>
              <w:pStyle w:val="93"/>
            </w:pPr>
            <w:r>
              <w:t>主键</w:t>
            </w:r>
          </w:p>
        </w:tc>
        <w:tc>
          <w:tcPr>
            <w:tcW w:w="1884" w:type="dxa"/>
            <w:tcBorders>
              <w:bottom w:val="single" w:color="auto" w:sz="4" w:space="0"/>
            </w:tcBorders>
            <w:vAlign w:val="center"/>
          </w:tcPr>
          <w:p>
            <w:pPr>
              <w:pStyle w:val="93"/>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op w:val="single" w:color="auto" w:sz="4" w:space="0"/>
              <w:tl2br w:val="nil"/>
              <w:tr2bl w:val="nil"/>
            </w:tcBorders>
          </w:tcPr>
          <w:p>
            <w:pPr>
              <w:pStyle w:val="93"/>
              <w:rPr>
                <w:rFonts w:hint="default"/>
              </w:rPr>
            </w:pPr>
            <w:r>
              <w:t>PublishUserId</w:t>
            </w:r>
          </w:p>
        </w:tc>
        <w:tc>
          <w:tcPr>
            <w:tcW w:w="1433" w:type="dxa"/>
            <w:tcBorders>
              <w:top w:val="single" w:color="auto" w:sz="4" w:space="0"/>
              <w:tl2br w:val="nil"/>
              <w:tr2bl w:val="nil"/>
            </w:tcBorders>
          </w:tcPr>
          <w:p>
            <w:pPr>
              <w:pStyle w:val="93"/>
              <w:rPr>
                <w:rFonts w:hint="default"/>
              </w:rPr>
            </w:pPr>
            <w:r>
              <w:t>int</w:t>
            </w:r>
          </w:p>
        </w:tc>
        <w:tc>
          <w:tcPr>
            <w:tcW w:w="1601" w:type="dxa"/>
            <w:tcBorders>
              <w:top w:val="single" w:color="auto" w:sz="4" w:space="0"/>
              <w:tl2br w:val="nil"/>
              <w:tr2bl w:val="nil"/>
            </w:tcBorders>
          </w:tcPr>
          <w:p>
            <w:pPr>
              <w:pStyle w:val="93"/>
              <w:rPr>
                <w:rFonts w:hint="default"/>
              </w:rPr>
            </w:pPr>
            <w:r>
              <w:t>YES</w:t>
            </w:r>
          </w:p>
        </w:tc>
        <w:tc>
          <w:tcPr>
            <w:tcW w:w="1332" w:type="dxa"/>
            <w:tcBorders>
              <w:top w:val="single" w:color="auto" w:sz="4" w:space="0"/>
              <w:tl2br w:val="nil"/>
              <w:tr2bl w:val="nil"/>
            </w:tcBorders>
          </w:tcPr>
          <w:p>
            <w:pPr>
              <w:pStyle w:val="93"/>
              <w:rPr>
                <w:rFonts w:hint="default"/>
              </w:rPr>
            </w:pPr>
            <w:r>
              <w:t>-</w:t>
            </w:r>
          </w:p>
        </w:tc>
        <w:tc>
          <w:tcPr>
            <w:tcW w:w="1884" w:type="dxa"/>
            <w:tcBorders>
              <w:top w:val="single" w:color="auto" w:sz="4" w:space="0"/>
              <w:tl2br w:val="nil"/>
              <w:tr2bl w:val="nil"/>
            </w:tcBorders>
          </w:tcPr>
          <w:p>
            <w:pPr>
              <w:pStyle w:val="93"/>
              <w:rPr>
                <w:rFonts w:hint="default"/>
              </w:rPr>
            </w:pPr>
            <w:r>
              <w:t>发布人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LimitMinute</w:t>
            </w:r>
          </w:p>
        </w:tc>
        <w:tc>
          <w:tcPr>
            <w:tcW w:w="1433" w:type="dxa"/>
            <w:tcBorders>
              <w:tl2br w:val="nil"/>
              <w:tr2bl w:val="nil"/>
            </w:tcBorders>
          </w:tcPr>
          <w:p>
            <w:pPr>
              <w:pStyle w:val="93"/>
              <w:rPr>
                <w:rFonts w:hint="default"/>
              </w:rPr>
            </w:pPr>
            <w:r>
              <w:t>int</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分钟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SmallTitle</w:t>
            </w:r>
          </w:p>
        </w:tc>
        <w:tc>
          <w:tcPr>
            <w:tcW w:w="1433" w:type="dxa"/>
            <w:tcBorders>
              <w:tl2br w:val="nil"/>
              <w:tr2bl w:val="nil"/>
            </w:tcBorders>
          </w:tcPr>
          <w:p>
            <w:pPr>
              <w:pStyle w:val="93"/>
              <w:rPr>
                <w:rFonts w:hint="default"/>
              </w:rPr>
            </w:pPr>
            <w:r>
              <w:t>varchar</w:t>
            </w:r>
            <w:r>
              <w:rPr>
                <w:rFonts w:hint="eastAsia"/>
                <w:lang w:val="en-US" w:eastAsia="zh-CN"/>
              </w:rPr>
              <w:t>(20)</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小标题</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CreatorId</w:t>
            </w:r>
          </w:p>
        </w:tc>
        <w:tc>
          <w:tcPr>
            <w:tcW w:w="1433" w:type="dxa"/>
            <w:tcBorders>
              <w:tl2br w:val="nil"/>
              <w:tr2bl w:val="nil"/>
            </w:tcBorders>
          </w:tcPr>
          <w:p>
            <w:pPr>
              <w:pStyle w:val="93"/>
              <w:rPr>
                <w:rFonts w:hint="default"/>
              </w:rPr>
            </w:pPr>
            <w:r>
              <w:t>int</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IsTimeLimit</w:t>
            </w:r>
          </w:p>
        </w:tc>
        <w:tc>
          <w:tcPr>
            <w:tcW w:w="1433" w:type="dxa"/>
            <w:tcBorders>
              <w:tl2br w:val="nil"/>
              <w:tr2bl w:val="nil"/>
            </w:tcBorders>
          </w:tcPr>
          <w:p>
            <w:pPr>
              <w:pStyle w:val="93"/>
              <w:rPr>
                <w:rFonts w:hint="default"/>
              </w:rPr>
            </w:pPr>
            <w:r>
              <w:t>tinyint</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是否限时</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Id</w:t>
            </w:r>
          </w:p>
        </w:tc>
        <w:tc>
          <w:tcPr>
            <w:tcW w:w="1433" w:type="dxa"/>
            <w:tcBorders>
              <w:tl2br w:val="nil"/>
              <w:tr2bl w:val="nil"/>
            </w:tcBorders>
          </w:tcPr>
          <w:p>
            <w:pPr>
              <w:pStyle w:val="93"/>
              <w:rPr>
                <w:rFonts w:hint="default"/>
              </w:rPr>
            </w:pPr>
            <w:r>
              <w:t>int</w:t>
            </w:r>
          </w:p>
        </w:tc>
        <w:tc>
          <w:tcPr>
            <w:tcW w:w="1601" w:type="dxa"/>
            <w:tcBorders>
              <w:tl2br w:val="nil"/>
              <w:tr2bl w:val="nil"/>
            </w:tcBorders>
          </w:tcPr>
          <w:p>
            <w:pPr>
              <w:pStyle w:val="93"/>
              <w:rPr>
                <w:rFonts w:hint="default"/>
              </w:rPr>
            </w:pPr>
            <w:r>
              <w:t>NO</w:t>
            </w:r>
          </w:p>
        </w:tc>
        <w:tc>
          <w:tcPr>
            <w:tcW w:w="1332" w:type="dxa"/>
            <w:tcBorders>
              <w:tl2br w:val="nil"/>
              <w:tr2bl w:val="nil"/>
            </w:tcBorders>
          </w:tcPr>
          <w:p>
            <w:pPr>
              <w:pStyle w:val="93"/>
              <w:rPr>
                <w:rFonts w:hint="default"/>
              </w:rPr>
            </w:pPr>
            <w:r>
              <w:t>True</w:t>
            </w:r>
          </w:p>
        </w:tc>
        <w:tc>
          <w:tcPr>
            <w:tcW w:w="1884" w:type="dxa"/>
            <w:tcBorders>
              <w:tl2br w:val="nil"/>
              <w:tr2bl w:val="nil"/>
            </w:tcBorders>
          </w:tcPr>
          <w:p>
            <w:pPr>
              <w:pStyle w:val="93"/>
              <w:rPr>
                <w:rFonts w:hint="default"/>
              </w:rPr>
            </w:pPr>
            <w:r>
              <w:t>问卷主键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EndTestTime</w:t>
            </w:r>
          </w:p>
        </w:tc>
        <w:tc>
          <w:tcPr>
            <w:tcW w:w="1433" w:type="dxa"/>
            <w:tcBorders>
              <w:tl2br w:val="nil"/>
              <w:tr2bl w:val="nil"/>
            </w:tcBorders>
          </w:tcPr>
          <w:p>
            <w:pPr>
              <w:pStyle w:val="93"/>
              <w:rPr>
                <w:rFonts w:hint="default"/>
              </w:rPr>
            </w:pPr>
            <w:r>
              <w:t>datetime</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截至考试时间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BeginTestTime</w:t>
            </w:r>
          </w:p>
        </w:tc>
        <w:tc>
          <w:tcPr>
            <w:tcW w:w="1433" w:type="dxa"/>
            <w:tcBorders>
              <w:tl2br w:val="nil"/>
              <w:tr2bl w:val="nil"/>
            </w:tcBorders>
          </w:tcPr>
          <w:p>
            <w:pPr>
              <w:pStyle w:val="93"/>
              <w:rPr>
                <w:rFonts w:hint="default"/>
              </w:rPr>
            </w:pPr>
            <w:r>
              <w:t>datetime</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起始考试时间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Type</w:t>
            </w:r>
          </w:p>
        </w:tc>
        <w:tc>
          <w:tcPr>
            <w:tcW w:w="1433" w:type="dxa"/>
            <w:tcBorders>
              <w:tl2br w:val="nil"/>
              <w:tr2bl w:val="nil"/>
            </w:tcBorders>
          </w:tcPr>
          <w:p>
            <w:pPr>
              <w:pStyle w:val="93"/>
              <w:rPr>
                <w:rFonts w:hint="default"/>
              </w:rPr>
            </w:pPr>
            <w:r>
              <w:t>varchar</w:t>
            </w:r>
            <w:r>
              <w:rPr>
                <w:rFonts w:hint="eastAsia"/>
                <w:lang w:val="en-US" w:eastAsia="zh-CN"/>
              </w:rPr>
              <w:t>(20)</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问卷类型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tcPr>
          <w:p>
            <w:pPr>
              <w:pStyle w:val="93"/>
              <w:rPr>
                <w:rFonts w:hint="default"/>
              </w:rPr>
            </w:pPr>
            <w:r>
              <w:t>Title</w:t>
            </w:r>
          </w:p>
        </w:tc>
        <w:tc>
          <w:tcPr>
            <w:tcW w:w="1433" w:type="dxa"/>
            <w:tcBorders>
              <w:tl2br w:val="nil"/>
              <w:tr2bl w:val="nil"/>
            </w:tcBorders>
          </w:tcPr>
          <w:p>
            <w:pPr>
              <w:pStyle w:val="93"/>
              <w:rPr>
                <w:rFonts w:hint="default"/>
              </w:rPr>
            </w:pPr>
            <w:r>
              <w:t>varchar</w:t>
            </w:r>
            <w:r>
              <w:rPr>
                <w:rFonts w:hint="eastAsia"/>
                <w:lang w:val="en-US" w:eastAsia="zh-CN"/>
              </w:rPr>
              <w:t>(128)</w:t>
            </w:r>
          </w:p>
        </w:tc>
        <w:tc>
          <w:tcPr>
            <w:tcW w:w="1601" w:type="dxa"/>
            <w:tcBorders>
              <w:tl2br w:val="nil"/>
              <w:tr2bl w:val="nil"/>
            </w:tcBorders>
          </w:tcPr>
          <w:p>
            <w:pPr>
              <w:pStyle w:val="93"/>
              <w:rPr>
                <w:rFonts w:hint="default"/>
              </w:rPr>
            </w:pPr>
            <w:r>
              <w:t>YES</w:t>
            </w:r>
          </w:p>
        </w:tc>
        <w:tc>
          <w:tcPr>
            <w:tcW w:w="1332" w:type="dxa"/>
            <w:tcBorders>
              <w:tl2br w:val="nil"/>
              <w:tr2bl w:val="nil"/>
            </w:tcBorders>
          </w:tcPr>
          <w:p>
            <w:pPr>
              <w:pStyle w:val="93"/>
              <w:rPr>
                <w:rFonts w:hint="default"/>
              </w:rPr>
            </w:pPr>
            <w:r>
              <w:t>-</w:t>
            </w:r>
          </w:p>
        </w:tc>
        <w:tc>
          <w:tcPr>
            <w:tcW w:w="1884" w:type="dxa"/>
            <w:tcBorders>
              <w:tl2br w:val="nil"/>
              <w:tr2bl w:val="nil"/>
            </w:tcBorders>
          </w:tcPr>
          <w:p>
            <w:pPr>
              <w:pStyle w:val="93"/>
              <w:rPr>
                <w:rFonts w:hint="default"/>
              </w:rPr>
            </w:pPr>
            <w:r>
              <w:t>问卷标题</w:t>
            </w:r>
          </w:p>
        </w:tc>
      </w:tr>
    </w:tbl>
    <w:p>
      <w:pPr>
        <w:pStyle w:val="37"/>
        <w:spacing w:before="24" w:after="24"/>
        <w:ind w:firstLine="480"/>
        <w:rPr>
          <w:rFonts w:hint="default"/>
          <w:lang w:val="en-US" w:eastAsia="zh-CN"/>
        </w:rPr>
      </w:pPr>
    </w:p>
    <w:p>
      <w:pPr>
        <w:pStyle w:val="37"/>
        <w:spacing w:before="24" w:after="24"/>
        <w:ind w:firstLine="480"/>
        <w:rPr>
          <w:rFonts w:hint="eastAsia"/>
        </w:rPr>
      </w:pPr>
      <w:r>
        <w:rPr>
          <w:rFonts w:hint="eastAsia"/>
          <w:lang w:val="en-US" w:eastAsia="zh-CN"/>
        </w:rPr>
        <w:t>(14)</w:t>
      </w:r>
      <w:r>
        <w:rPr>
          <w:rFonts w:hint="eastAsia"/>
        </w:rPr>
        <w:t xml:space="preserve"> </w:t>
      </w:r>
      <w:r>
        <w:t>问卷明细</w:t>
      </w:r>
      <w:r>
        <w:rPr>
          <w:rFonts w:hint="eastAsia"/>
        </w:rPr>
        <w:t>表</w:t>
      </w:r>
      <w:r>
        <w:rPr>
          <w:rFonts w:hint="eastAsia"/>
          <w:lang w:val="en-US" w:eastAsia="zh-CN"/>
        </w:rPr>
        <w:t>，包含问卷明细主键，创建时间，创建人，分数，题型枚举，问卷，题目，显示顺序。</w:t>
      </w:r>
      <w:r>
        <w:t>问卷明细题</w:t>
      </w:r>
      <w:r>
        <w:rPr>
          <w:rFonts w:hint="eastAsia"/>
          <w:lang w:val="en-US" w:eastAsia="zh-CN"/>
        </w:rPr>
        <w:t>表如表4-14所示。</w:t>
      </w:r>
    </w:p>
    <w:p>
      <w:pPr>
        <w:pStyle w:val="81"/>
        <w:spacing w:before="360" w:after="120"/>
      </w:pPr>
      <w:r>
        <w:rPr>
          <w:rFonts w:hint="eastAsia"/>
        </w:rPr>
        <w:t xml:space="preserve">表4-14 </w:t>
      </w:r>
      <w:r>
        <w:t>问卷明细表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QuestionType</w:t>
            </w:r>
          </w:p>
        </w:tc>
        <w:tc>
          <w:tcPr>
            <w:tcW w:w="902" w:type="pct"/>
            <w:tcBorders>
              <w:top w:val="single" w:color="auto" w:sz="4" w:space="0"/>
              <w:tl2br w:val="nil"/>
              <w:tr2bl w:val="nil"/>
            </w:tcBorders>
          </w:tcPr>
          <w:p>
            <w:pPr>
              <w:pStyle w:val="93"/>
              <w:rPr>
                <w:rFonts w:hint="default"/>
              </w:rPr>
            </w:pPr>
            <w:r>
              <w:t>int</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题型枚举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90" w:hRule="atLeast"/>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NO</w:t>
            </w:r>
          </w:p>
        </w:tc>
        <w:tc>
          <w:tcPr>
            <w:tcW w:w="839"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问卷明细主键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CreatorId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Sort</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显示顺序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Questionn</w:t>
            </w:r>
            <w:r>
              <w:rPr>
                <w:rFonts w:hint="eastAsia"/>
                <w:lang w:eastAsia="zh-CN"/>
              </w:rPr>
              <w:t>AI</w:t>
            </w:r>
            <w:r>
              <w:t>reId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问卷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Score</w:t>
            </w:r>
          </w:p>
        </w:tc>
        <w:tc>
          <w:tcPr>
            <w:tcW w:w="902" w:type="pct"/>
            <w:tcBorders>
              <w:tl2br w:val="nil"/>
              <w:tr2bl w:val="nil"/>
            </w:tcBorders>
          </w:tcPr>
          <w:p>
            <w:pPr>
              <w:pStyle w:val="93"/>
              <w:rPr>
                <w:rFonts w:hint="default"/>
              </w:rPr>
            </w:pPr>
            <w:r>
              <w:t>double</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分数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CreationTime</w:t>
            </w:r>
          </w:p>
        </w:tc>
        <w:tc>
          <w:tcPr>
            <w:tcW w:w="902" w:type="pct"/>
            <w:tcBorders>
              <w:tl2br w:val="nil"/>
              <w:tr2bl w:val="nil"/>
            </w:tcBorders>
          </w:tcPr>
          <w:p>
            <w:pPr>
              <w:pStyle w:val="93"/>
              <w:rPr>
                <w:rFonts w:hint="default"/>
              </w:rPr>
            </w:pPr>
            <w:r>
              <w:t>timestamp</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QuestionId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题目</w:t>
            </w:r>
          </w:p>
        </w:tc>
      </w:tr>
    </w:tbl>
    <w:p>
      <w:pPr>
        <w:pStyle w:val="37"/>
        <w:numPr>
          <w:ilvl w:val="0"/>
          <w:numId w:val="7"/>
        </w:numPr>
        <w:spacing w:before="24" w:after="24"/>
        <w:ind w:firstLine="480"/>
        <w:rPr>
          <w:rFonts w:hint="eastAsia"/>
          <w:lang w:val="en-US" w:eastAsia="zh-CN"/>
        </w:rPr>
      </w:pPr>
      <w:r>
        <w:t>单选题</w:t>
      </w:r>
      <w:r>
        <w:rPr>
          <w:rFonts w:hint="eastAsia"/>
        </w:rPr>
        <w:t>表</w:t>
      </w:r>
      <w:r>
        <w:rPr>
          <w:rFonts w:hint="eastAsia"/>
          <w:lang w:val="en-US" w:eastAsia="zh-CN"/>
        </w:rPr>
        <w:t>，包含单选题主键，创建时间，创建人，解析，选项D，正确答案，选项C，题干，选项B，选项A，分类。</w:t>
      </w:r>
      <w:r>
        <w:t>单选题</w:t>
      </w:r>
      <w:r>
        <w:rPr>
          <w:rFonts w:hint="eastAsia"/>
          <w:lang w:val="en-US" w:eastAsia="zh-CN"/>
        </w:rPr>
        <w:t>表如表4-15所示。</w:t>
      </w:r>
    </w:p>
    <w:p>
      <w:pPr>
        <w:pStyle w:val="37"/>
        <w:numPr>
          <w:ilvl w:val="-1"/>
          <w:numId w:val="0"/>
        </w:numPr>
        <w:spacing w:before="24" w:after="24"/>
        <w:ind w:firstLine="0" w:firstLineChars="0"/>
        <w:rPr>
          <w:rFonts w:hint="eastAsia"/>
          <w:lang w:val="en-US" w:eastAsia="zh-CN"/>
        </w:rPr>
      </w:pPr>
    </w:p>
    <w:p>
      <w:pPr>
        <w:pStyle w:val="81"/>
        <w:spacing w:before="360" w:after="120"/>
      </w:pPr>
      <w:r>
        <w:rPr>
          <w:rFonts w:hint="eastAsia"/>
        </w:rPr>
        <w:t xml:space="preserve">表4-15 </w:t>
      </w:r>
      <w:r>
        <w:t>单选题表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OptionD</w:t>
            </w:r>
          </w:p>
        </w:tc>
        <w:tc>
          <w:tcPr>
            <w:tcW w:w="902" w:type="pct"/>
            <w:tcBorders>
              <w:top w:val="single" w:color="auto" w:sz="4" w:space="0"/>
              <w:tl2br w:val="nil"/>
              <w:tr2bl w:val="nil"/>
            </w:tcBorders>
          </w:tcPr>
          <w:p>
            <w:pPr>
              <w:pStyle w:val="93"/>
              <w:rPr>
                <w:rFonts w:hint="default"/>
              </w:rPr>
            </w:pPr>
            <w:r>
              <w:t>varchar</w:t>
            </w:r>
            <w:r>
              <w:rPr>
                <w:rFonts w:hint="eastAsia"/>
                <w:lang w:val="en-US" w:eastAsia="zh-CN"/>
              </w:rPr>
              <w:t>(20)</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选项D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NO</w:t>
            </w:r>
          </w:p>
        </w:tc>
        <w:tc>
          <w:tcPr>
            <w:tcW w:w="839"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单选题主键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CreatorId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Title</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题干</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OptionA</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选项A</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RightAnswer</w:t>
            </w:r>
          </w:p>
        </w:tc>
        <w:tc>
          <w:tcPr>
            <w:tcW w:w="902" w:type="pct"/>
            <w:tcBorders>
              <w:tl2br w:val="nil"/>
              <w:tr2bl w:val="nil"/>
            </w:tcBorders>
          </w:tcPr>
          <w:p>
            <w:pPr>
              <w:pStyle w:val="93"/>
              <w:rPr>
                <w:rFonts w:hint="default"/>
              </w:rPr>
            </w:pPr>
            <w:r>
              <w:t>longtext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正确答案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CreationTime</w:t>
            </w:r>
          </w:p>
        </w:tc>
        <w:tc>
          <w:tcPr>
            <w:tcW w:w="902" w:type="pct"/>
            <w:tcBorders>
              <w:tl2br w:val="nil"/>
              <w:tr2bl w:val="nil"/>
            </w:tcBorders>
          </w:tcPr>
          <w:p>
            <w:pPr>
              <w:pStyle w:val="93"/>
              <w:rPr>
                <w:rFonts w:hint="default"/>
              </w:rPr>
            </w:pPr>
            <w:r>
              <w:t>timestamp</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AnalyzeResult</w:t>
            </w:r>
          </w:p>
        </w:tc>
        <w:tc>
          <w:tcPr>
            <w:tcW w:w="902" w:type="pct"/>
            <w:tcBorders>
              <w:tl2br w:val="nil"/>
              <w:tr2bl w:val="nil"/>
            </w:tcBorders>
          </w:tcPr>
          <w:p>
            <w:pPr>
              <w:pStyle w:val="93"/>
              <w:rPr>
                <w:rFonts w:hint="default"/>
              </w:rPr>
            </w:pPr>
            <w:r>
              <w:t>longtext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解析</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OptionB</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选项B</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Type</w:t>
            </w:r>
          </w:p>
        </w:tc>
        <w:tc>
          <w:tcPr>
            <w:tcW w:w="902" w:type="pct"/>
            <w:tcBorders>
              <w:tl2br w:val="nil"/>
              <w:tr2bl w:val="nil"/>
            </w:tcBorders>
          </w:tcPr>
          <w:p>
            <w:pPr>
              <w:pStyle w:val="93"/>
              <w:rPr>
                <w:rFonts w:hint="default"/>
              </w:rPr>
            </w:pPr>
            <w:r>
              <w:t>varchar</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分类</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OptionC</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选项C</w:t>
            </w:r>
          </w:p>
        </w:tc>
      </w:tr>
    </w:tbl>
    <w:p>
      <w:pPr>
        <w:pStyle w:val="37"/>
        <w:spacing w:before="24" w:after="24"/>
        <w:ind w:firstLine="480"/>
        <w:rPr>
          <w:rFonts w:hint="eastAsia"/>
        </w:rPr>
      </w:pPr>
      <w:r>
        <w:rPr>
          <w:rFonts w:hint="eastAsia"/>
          <w:lang w:val="en-US" w:eastAsia="zh-CN"/>
        </w:rPr>
        <w:t>(16)</w:t>
      </w:r>
      <w:r>
        <w:rPr>
          <w:rFonts w:hint="eastAsia"/>
        </w:rPr>
        <w:t xml:space="preserve"> </w:t>
      </w:r>
      <w:r>
        <w:t>科目</w:t>
      </w:r>
      <w:r>
        <w:rPr>
          <w:rFonts w:hint="eastAsia"/>
        </w:rPr>
        <w:t>表</w:t>
      </w:r>
      <w:r>
        <w:rPr>
          <w:rFonts w:hint="eastAsia"/>
          <w:lang w:val="en-US" w:eastAsia="zh-CN"/>
        </w:rPr>
        <w:t>，包含科目主键，创建时间，创建人，科目名称，封面，描述，年级。</w:t>
      </w:r>
      <w:r>
        <w:t>科目</w:t>
      </w:r>
      <w:r>
        <w:rPr>
          <w:rFonts w:hint="eastAsia"/>
          <w:lang w:val="en-US" w:eastAsia="zh-CN"/>
        </w:rPr>
        <w:t>表如表4-16所示。</w:t>
      </w:r>
    </w:p>
    <w:p>
      <w:pPr>
        <w:pStyle w:val="81"/>
        <w:spacing w:before="360" w:after="120"/>
      </w:pPr>
      <w:r>
        <w:rPr>
          <w:rFonts w:hint="eastAsia"/>
        </w:rPr>
        <w:t xml:space="preserve">表4-16 </w:t>
      </w:r>
      <w:r>
        <w:t>科目表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Cover</w:t>
            </w:r>
          </w:p>
        </w:tc>
        <w:tc>
          <w:tcPr>
            <w:tcW w:w="902" w:type="pct"/>
            <w:tcBorders>
              <w:top w:val="single" w:color="auto" w:sz="4" w:space="0"/>
              <w:tl2br w:val="nil"/>
              <w:tr2bl w:val="nil"/>
            </w:tcBorders>
          </w:tcPr>
          <w:p>
            <w:pPr>
              <w:pStyle w:val="93"/>
              <w:rPr>
                <w:rFonts w:hint="default"/>
              </w:rPr>
            </w:pPr>
            <w:r>
              <w:t>varchar</w:t>
            </w:r>
            <w:r>
              <w:rPr>
                <w:rFonts w:hint="eastAsia"/>
                <w:lang w:val="en-US" w:eastAsia="zh-CN"/>
              </w:rPr>
              <w:t>(128)</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封面</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Grade</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年级</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CreatorId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NO</w:t>
            </w:r>
          </w:p>
        </w:tc>
        <w:tc>
          <w:tcPr>
            <w:tcW w:w="839"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科目主键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Name</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科目名称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Content</w:t>
            </w:r>
          </w:p>
        </w:tc>
        <w:tc>
          <w:tcPr>
            <w:tcW w:w="902" w:type="pct"/>
            <w:tcBorders>
              <w:tl2br w:val="nil"/>
              <w:tr2bl w:val="nil"/>
            </w:tcBorders>
          </w:tcPr>
          <w:p>
            <w:pPr>
              <w:pStyle w:val="93"/>
              <w:rPr>
                <w:rFonts w:hint="default"/>
              </w:rPr>
            </w:pPr>
            <w:r>
              <w:t>longtext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描述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92" w:hRule="atLeast"/>
          <w:tblHeader/>
          <w:jc w:val="center"/>
        </w:trPr>
        <w:tc>
          <w:tcPr>
            <w:tcW w:w="1063" w:type="pct"/>
            <w:tcBorders>
              <w:tl2br w:val="nil"/>
              <w:tr2bl w:val="nil"/>
            </w:tcBorders>
          </w:tcPr>
          <w:p>
            <w:pPr>
              <w:pStyle w:val="93"/>
              <w:rPr>
                <w:rFonts w:hint="default"/>
              </w:rPr>
            </w:pPr>
            <w:r>
              <w:t>CreationTime</w:t>
            </w:r>
          </w:p>
        </w:tc>
        <w:tc>
          <w:tcPr>
            <w:tcW w:w="902" w:type="pct"/>
            <w:tcBorders>
              <w:tl2br w:val="nil"/>
              <w:tr2bl w:val="nil"/>
            </w:tcBorders>
          </w:tcPr>
          <w:p>
            <w:pPr>
              <w:pStyle w:val="93"/>
              <w:rPr>
                <w:rFonts w:hint="default"/>
              </w:rPr>
            </w:pPr>
            <w:r>
              <w:t>timestamp</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创建时间</w:t>
            </w:r>
          </w:p>
        </w:tc>
      </w:tr>
    </w:tbl>
    <w:p>
      <w:pPr>
        <w:pStyle w:val="37"/>
        <w:numPr>
          <w:ilvl w:val="0"/>
          <w:numId w:val="7"/>
        </w:numPr>
        <w:spacing w:before="24" w:after="24"/>
        <w:ind w:firstLine="480" w:firstLineChars="200"/>
        <w:rPr>
          <w:rFonts w:hint="eastAsia"/>
          <w:lang w:val="en-US" w:eastAsia="zh-CN"/>
        </w:rPr>
      </w:pPr>
      <w:r>
        <w:t>主观题</w:t>
      </w:r>
      <w:r>
        <w:rPr>
          <w:rFonts w:hint="eastAsia"/>
        </w:rPr>
        <w:t>表</w:t>
      </w:r>
      <w:r>
        <w:rPr>
          <w:rFonts w:hint="eastAsia"/>
          <w:lang w:val="en-US" w:eastAsia="zh-CN"/>
        </w:rPr>
        <w:t>，包含主观题主键，创建时间，创建人，标题，内容，解释，类型，正确答案。</w:t>
      </w:r>
      <w:r>
        <w:t>主观题</w:t>
      </w:r>
      <w:r>
        <w:rPr>
          <w:rFonts w:hint="eastAsia"/>
          <w:lang w:val="en-US" w:eastAsia="zh-CN"/>
        </w:rPr>
        <w:t>表如表4-17所示。</w:t>
      </w:r>
    </w:p>
    <w:p>
      <w:pPr>
        <w:pStyle w:val="37"/>
        <w:numPr>
          <w:ilvl w:val="-1"/>
          <w:numId w:val="0"/>
        </w:numPr>
        <w:spacing w:before="24" w:after="24"/>
        <w:ind w:firstLine="0" w:firstLineChars="0"/>
        <w:rPr>
          <w:rFonts w:hint="eastAsia"/>
          <w:lang w:val="en-US" w:eastAsia="zh-CN"/>
        </w:rPr>
      </w:pPr>
    </w:p>
    <w:p>
      <w:pPr>
        <w:pStyle w:val="37"/>
        <w:numPr>
          <w:ilvl w:val="-1"/>
          <w:numId w:val="0"/>
        </w:numPr>
        <w:spacing w:before="24" w:after="24"/>
        <w:ind w:firstLine="0" w:firstLineChars="0"/>
        <w:rPr>
          <w:rFonts w:hint="eastAsia"/>
          <w:lang w:val="en-US" w:eastAsia="zh-CN"/>
        </w:rPr>
      </w:pPr>
    </w:p>
    <w:p>
      <w:pPr>
        <w:pStyle w:val="81"/>
        <w:spacing w:before="360" w:after="120"/>
      </w:pPr>
      <w:r>
        <w:rPr>
          <w:rFonts w:hint="eastAsia"/>
        </w:rPr>
        <w:t xml:space="preserve">表4-17 </w:t>
      </w:r>
      <w:r>
        <w:t>主观题表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CreationTime</w:t>
            </w:r>
          </w:p>
        </w:tc>
        <w:tc>
          <w:tcPr>
            <w:tcW w:w="902" w:type="pct"/>
            <w:tcBorders>
              <w:top w:val="single" w:color="auto" w:sz="4" w:space="0"/>
              <w:tl2br w:val="nil"/>
              <w:tr2bl w:val="nil"/>
            </w:tcBorders>
          </w:tcPr>
          <w:p>
            <w:pPr>
              <w:pStyle w:val="93"/>
              <w:rPr>
                <w:rFonts w:hint="default"/>
              </w:rPr>
            </w:pPr>
            <w:r>
              <w:t>timestamp</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Content</w:t>
            </w:r>
          </w:p>
        </w:tc>
        <w:tc>
          <w:tcPr>
            <w:tcW w:w="902" w:type="pct"/>
            <w:tcBorders>
              <w:tl2br w:val="nil"/>
              <w:tr2bl w:val="nil"/>
            </w:tcBorders>
          </w:tcPr>
          <w:p>
            <w:pPr>
              <w:pStyle w:val="93"/>
              <w:rPr>
                <w:rFonts w:hint="default"/>
              </w:rPr>
            </w:pPr>
            <w:r>
              <w:t>varchar</w:t>
            </w:r>
            <w:r>
              <w:rPr>
                <w:rFonts w:hint="eastAsia"/>
                <w:lang w:val="en-US" w:eastAsia="zh-CN"/>
              </w:rPr>
              <w:t>(128)</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内容</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Type</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类型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vAlign w:val="top"/>
          </w:tcPr>
          <w:p>
            <w:pPr>
              <w:pStyle w:val="93"/>
            </w:pPr>
            <w:r>
              <w:t>CreatorId</w:t>
            </w:r>
          </w:p>
        </w:tc>
        <w:tc>
          <w:tcPr>
            <w:tcW w:w="1433" w:type="dxa"/>
            <w:tcBorders>
              <w:tl2br w:val="nil"/>
              <w:tr2bl w:val="nil"/>
            </w:tcBorders>
            <w:vAlign w:val="top"/>
          </w:tcPr>
          <w:p>
            <w:pPr>
              <w:pStyle w:val="93"/>
            </w:pPr>
            <w:r>
              <w:t>int</w:t>
            </w:r>
          </w:p>
        </w:tc>
        <w:tc>
          <w:tcPr>
            <w:tcW w:w="1601" w:type="dxa"/>
            <w:tcBorders>
              <w:tl2br w:val="nil"/>
              <w:tr2bl w:val="nil"/>
            </w:tcBorders>
            <w:vAlign w:val="top"/>
          </w:tcPr>
          <w:p>
            <w:pPr>
              <w:pStyle w:val="93"/>
            </w:pPr>
            <w:r>
              <w:t>YES</w:t>
            </w:r>
          </w:p>
        </w:tc>
        <w:tc>
          <w:tcPr>
            <w:tcW w:w="1332" w:type="dxa"/>
            <w:tcBorders>
              <w:tl2br w:val="nil"/>
              <w:tr2bl w:val="nil"/>
            </w:tcBorders>
            <w:vAlign w:val="top"/>
          </w:tcPr>
          <w:p>
            <w:pPr>
              <w:pStyle w:val="93"/>
            </w:pPr>
            <w:r>
              <w:t>-</w:t>
            </w:r>
          </w:p>
        </w:tc>
        <w:tc>
          <w:tcPr>
            <w:tcW w:w="1884" w:type="dxa"/>
            <w:tcBorders>
              <w:tl2br w:val="nil"/>
              <w:tr2bl w:val="nil"/>
            </w:tcBorders>
            <w:vAlign w:val="top"/>
          </w:tcPr>
          <w:p>
            <w:pPr>
              <w:pStyle w:val="93"/>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vAlign w:val="top"/>
          </w:tcPr>
          <w:p>
            <w:pPr>
              <w:pStyle w:val="93"/>
            </w:pPr>
            <w:r>
              <w:t>Id</w:t>
            </w:r>
          </w:p>
        </w:tc>
        <w:tc>
          <w:tcPr>
            <w:tcW w:w="1433" w:type="dxa"/>
            <w:tcBorders>
              <w:tl2br w:val="nil"/>
              <w:tr2bl w:val="nil"/>
            </w:tcBorders>
            <w:vAlign w:val="top"/>
          </w:tcPr>
          <w:p>
            <w:pPr>
              <w:pStyle w:val="93"/>
            </w:pPr>
            <w:r>
              <w:t>int</w:t>
            </w:r>
          </w:p>
        </w:tc>
        <w:tc>
          <w:tcPr>
            <w:tcW w:w="1601" w:type="dxa"/>
            <w:tcBorders>
              <w:tl2br w:val="nil"/>
              <w:tr2bl w:val="nil"/>
            </w:tcBorders>
            <w:vAlign w:val="top"/>
          </w:tcPr>
          <w:p>
            <w:pPr>
              <w:pStyle w:val="93"/>
            </w:pPr>
            <w:r>
              <w:t>NO</w:t>
            </w:r>
          </w:p>
        </w:tc>
        <w:tc>
          <w:tcPr>
            <w:tcW w:w="1332" w:type="dxa"/>
            <w:tcBorders>
              <w:tl2br w:val="nil"/>
              <w:tr2bl w:val="nil"/>
            </w:tcBorders>
            <w:vAlign w:val="top"/>
          </w:tcPr>
          <w:p>
            <w:pPr>
              <w:pStyle w:val="93"/>
            </w:pPr>
            <w:r>
              <w:t>True</w:t>
            </w:r>
          </w:p>
        </w:tc>
        <w:tc>
          <w:tcPr>
            <w:tcW w:w="1884" w:type="dxa"/>
            <w:tcBorders>
              <w:tl2br w:val="nil"/>
              <w:tr2bl w:val="nil"/>
            </w:tcBorders>
            <w:vAlign w:val="top"/>
          </w:tcPr>
          <w:p>
            <w:pPr>
              <w:pStyle w:val="93"/>
            </w:pPr>
            <w:r>
              <w:t>主观题主键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vAlign w:val="top"/>
          </w:tcPr>
          <w:p>
            <w:pPr>
              <w:pStyle w:val="93"/>
            </w:pPr>
            <w:r>
              <w:t>RightAnswer</w:t>
            </w:r>
          </w:p>
        </w:tc>
        <w:tc>
          <w:tcPr>
            <w:tcW w:w="1433" w:type="dxa"/>
            <w:tcBorders>
              <w:tl2br w:val="nil"/>
              <w:tr2bl w:val="nil"/>
            </w:tcBorders>
            <w:vAlign w:val="top"/>
          </w:tcPr>
          <w:p>
            <w:pPr>
              <w:pStyle w:val="93"/>
            </w:pPr>
            <w:r>
              <w:t>varchar</w:t>
            </w:r>
            <w:r>
              <w:rPr>
                <w:rFonts w:hint="eastAsia"/>
                <w:lang w:val="en-US" w:eastAsia="zh-CN"/>
              </w:rPr>
              <w:t>(512)</w:t>
            </w:r>
          </w:p>
        </w:tc>
        <w:tc>
          <w:tcPr>
            <w:tcW w:w="1601" w:type="dxa"/>
            <w:tcBorders>
              <w:tl2br w:val="nil"/>
              <w:tr2bl w:val="nil"/>
            </w:tcBorders>
            <w:vAlign w:val="top"/>
          </w:tcPr>
          <w:p>
            <w:pPr>
              <w:pStyle w:val="93"/>
            </w:pPr>
            <w:r>
              <w:t>YES</w:t>
            </w:r>
          </w:p>
        </w:tc>
        <w:tc>
          <w:tcPr>
            <w:tcW w:w="1332" w:type="dxa"/>
            <w:tcBorders>
              <w:tl2br w:val="nil"/>
              <w:tr2bl w:val="nil"/>
            </w:tcBorders>
            <w:vAlign w:val="top"/>
          </w:tcPr>
          <w:p>
            <w:pPr>
              <w:pStyle w:val="93"/>
            </w:pPr>
            <w:r>
              <w:t>-</w:t>
            </w:r>
          </w:p>
        </w:tc>
        <w:tc>
          <w:tcPr>
            <w:tcW w:w="1884" w:type="dxa"/>
            <w:tcBorders>
              <w:tl2br w:val="nil"/>
              <w:tr2bl w:val="nil"/>
            </w:tcBorders>
            <w:vAlign w:val="top"/>
          </w:tcPr>
          <w:p>
            <w:pPr>
              <w:pStyle w:val="93"/>
            </w:pPr>
            <w:r>
              <w:t>正确答案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tl2br w:val="nil"/>
              <w:tr2bl w:val="nil"/>
            </w:tcBorders>
            <w:vAlign w:val="top"/>
          </w:tcPr>
          <w:p>
            <w:pPr>
              <w:pStyle w:val="93"/>
            </w:pPr>
            <w:r>
              <w:t>Title</w:t>
            </w:r>
          </w:p>
        </w:tc>
        <w:tc>
          <w:tcPr>
            <w:tcW w:w="1433" w:type="dxa"/>
            <w:tcBorders>
              <w:tl2br w:val="nil"/>
              <w:tr2bl w:val="nil"/>
            </w:tcBorders>
            <w:vAlign w:val="top"/>
          </w:tcPr>
          <w:p>
            <w:pPr>
              <w:pStyle w:val="93"/>
            </w:pPr>
            <w:r>
              <w:t>varchar</w:t>
            </w:r>
          </w:p>
        </w:tc>
        <w:tc>
          <w:tcPr>
            <w:tcW w:w="1601" w:type="dxa"/>
            <w:tcBorders>
              <w:tl2br w:val="nil"/>
              <w:tr2bl w:val="nil"/>
            </w:tcBorders>
            <w:vAlign w:val="top"/>
          </w:tcPr>
          <w:p>
            <w:pPr>
              <w:pStyle w:val="93"/>
            </w:pPr>
            <w:r>
              <w:t>YES</w:t>
            </w:r>
          </w:p>
        </w:tc>
        <w:tc>
          <w:tcPr>
            <w:tcW w:w="1332" w:type="dxa"/>
            <w:tcBorders>
              <w:tl2br w:val="nil"/>
              <w:tr2bl w:val="nil"/>
            </w:tcBorders>
            <w:vAlign w:val="top"/>
          </w:tcPr>
          <w:p>
            <w:pPr>
              <w:pStyle w:val="93"/>
            </w:pPr>
            <w:r>
              <w:t>-</w:t>
            </w:r>
          </w:p>
        </w:tc>
        <w:tc>
          <w:tcPr>
            <w:tcW w:w="1884" w:type="dxa"/>
            <w:tcBorders>
              <w:tl2br w:val="nil"/>
              <w:tr2bl w:val="nil"/>
            </w:tcBorders>
            <w:vAlign w:val="top"/>
          </w:tcPr>
          <w:p>
            <w:pPr>
              <w:pStyle w:val="93"/>
            </w:pPr>
            <w:r>
              <w:t>标题</w:t>
            </w:r>
          </w:p>
        </w:tc>
      </w:tr>
    </w:tbl>
    <w:p>
      <w:pPr>
        <w:pStyle w:val="37"/>
        <w:spacing w:before="24" w:after="24"/>
        <w:ind w:firstLine="480"/>
        <w:rPr>
          <w:rFonts w:hint="eastAsia"/>
        </w:rPr>
      </w:pPr>
      <w:r>
        <w:rPr>
          <w:rFonts w:hint="eastAsia"/>
          <w:lang w:val="en-US" w:eastAsia="zh-CN"/>
        </w:rPr>
        <w:t>(18)</w:t>
      </w:r>
      <w:r>
        <w:rPr>
          <w:rFonts w:hint="eastAsia"/>
        </w:rPr>
        <w:t xml:space="preserve"> </w:t>
      </w:r>
      <w:r>
        <w:t>标签</w:t>
      </w:r>
      <w:r>
        <w:rPr>
          <w:rFonts w:hint="eastAsia"/>
        </w:rPr>
        <w:t>表</w:t>
      </w:r>
      <w:r>
        <w:rPr>
          <w:rFonts w:hint="eastAsia"/>
          <w:lang w:val="en-US" w:eastAsia="zh-CN"/>
        </w:rPr>
        <w:t>，包含标签主键，创建时间，创建人，编码，标签名称，显示顺序。</w:t>
      </w:r>
      <w:r>
        <w:t>标签</w:t>
      </w:r>
      <w:r>
        <w:rPr>
          <w:rFonts w:hint="eastAsia"/>
          <w:lang w:val="en-US" w:eastAsia="zh-CN"/>
        </w:rPr>
        <w:t>表如表4-18所示。</w:t>
      </w:r>
    </w:p>
    <w:p>
      <w:pPr>
        <w:pStyle w:val="81"/>
        <w:spacing w:before="360" w:after="120"/>
      </w:pPr>
      <w:r>
        <w:rPr>
          <w:rFonts w:hint="eastAsia"/>
        </w:rPr>
        <w:t xml:space="preserve">表4-18 </w:t>
      </w:r>
      <w:r>
        <w:t>标签表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9"/>
        <w:gridCol w:w="1433"/>
        <w:gridCol w:w="1760"/>
        <w:gridCol w:w="117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108" w:type="pct"/>
            <w:tcBorders>
              <w:bottom w:val="single" w:color="auto" w:sz="4" w:space="0"/>
            </w:tcBorders>
            <w:shd w:val="clear" w:color="auto" w:fill="FFFFFF" w:themeFill="background1"/>
            <w:vAlign w:val="center"/>
          </w:tcPr>
          <w:p>
            <w:pPr>
              <w:pStyle w:val="93"/>
              <w:rPr>
                <w:rFonts w:hint="default"/>
              </w:rPr>
            </w:pPr>
            <w:r>
              <w:t>可空</w:t>
            </w:r>
          </w:p>
        </w:tc>
        <w:tc>
          <w:tcPr>
            <w:tcW w:w="738"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CreatorId</w:t>
            </w:r>
          </w:p>
        </w:tc>
        <w:tc>
          <w:tcPr>
            <w:tcW w:w="902" w:type="pct"/>
            <w:tcBorders>
              <w:top w:val="single" w:color="auto" w:sz="4" w:space="0"/>
              <w:tl2br w:val="nil"/>
              <w:tr2bl w:val="nil"/>
            </w:tcBorders>
          </w:tcPr>
          <w:p>
            <w:pPr>
              <w:pStyle w:val="93"/>
              <w:rPr>
                <w:rFonts w:hint="default"/>
              </w:rPr>
            </w:pPr>
            <w:r>
              <w:t>int</w:t>
            </w:r>
          </w:p>
        </w:tc>
        <w:tc>
          <w:tcPr>
            <w:tcW w:w="1108" w:type="pct"/>
            <w:tcBorders>
              <w:top w:val="single" w:color="auto" w:sz="4" w:space="0"/>
              <w:tl2br w:val="nil"/>
              <w:tr2bl w:val="nil"/>
            </w:tcBorders>
          </w:tcPr>
          <w:p>
            <w:pPr>
              <w:pStyle w:val="93"/>
              <w:rPr>
                <w:rFonts w:hint="default"/>
              </w:rPr>
            </w:pPr>
            <w:r>
              <w:t>YES</w:t>
            </w:r>
          </w:p>
        </w:tc>
        <w:tc>
          <w:tcPr>
            <w:tcW w:w="738"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Name</w:t>
            </w:r>
          </w:p>
        </w:tc>
        <w:tc>
          <w:tcPr>
            <w:tcW w:w="902" w:type="pct"/>
            <w:tcBorders>
              <w:tl2br w:val="nil"/>
              <w:tr2bl w:val="nil"/>
            </w:tcBorders>
          </w:tcPr>
          <w:p>
            <w:pPr>
              <w:pStyle w:val="93"/>
              <w:rPr>
                <w:rFonts w:hint="default"/>
              </w:rPr>
            </w:pPr>
            <w:r>
              <w:t>varchar</w:t>
            </w:r>
            <w:r>
              <w:rPr>
                <w:rFonts w:hint="eastAsia"/>
                <w:lang w:val="en-US" w:eastAsia="zh-CN"/>
              </w:rPr>
              <w:t>(20)</w:t>
            </w:r>
          </w:p>
        </w:tc>
        <w:tc>
          <w:tcPr>
            <w:tcW w:w="1108" w:type="pct"/>
            <w:tcBorders>
              <w:tl2br w:val="nil"/>
              <w:tr2bl w:val="nil"/>
            </w:tcBorders>
          </w:tcPr>
          <w:p>
            <w:pPr>
              <w:pStyle w:val="93"/>
              <w:rPr>
                <w:rFonts w:hint="default"/>
              </w:rPr>
            </w:pPr>
            <w:r>
              <w:t>YES</w:t>
            </w:r>
          </w:p>
        </w:tc>
        <w:tc>
          <w:tcPr>
            <w:tcW w:w="738"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标签名称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108" w:type="pct"/>
            <w:tcBorders>
              <w:tl2br w:val="nil"/>
              <w:tr2bl w:val="nil"/>
            </w:tcBorders>
          </w:tcPr>
          <w:p>
            <w:pPr>
              <w:pStyle w:val="93"/>
              <w:rPr>
                <w:rFonts w:hint="default"/>
              </w:rPr>
            </w:pPr>
            <w:r>
              <w:t>NO</w:t>
            </w:r>
          </w:p>
        </w:tc>
        <w:tc>
          <w:tcPr>
            <w:tcW w:w="738"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标签主键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419" w:hRule="atLeast"/>
          <w:tblHeader/>
          <w:jc w:val="center"/>
        </w:trPr>
        <w:tc>
          <w:tcPr>
            <w:tcW w:w="1063" w:type="pct"/>
            <w:tcBorders>
              <w:tl2br w:val="nil"/>
              <w:tr2bl w:val="nil"/>
            </w:tcBorders>
          </w:tcPr>
          <w:p>
            <w:pPr>
              <w:pStyle w:val="93"/>
              <w:rPr>
                <w:rFonts w:hint="default"/>
              </w:rPr>
            </w:pPr>
            <w:r>
              <w:t>Code</w:t>
            </w:r>
          </w:p>
        </w:tc>
        <w:tc>
          <w:tcPr>
            <w:tcW w:w="902" w:type="pct"/>
            <w:tcBorders>
              <w:tl2br w:val="nil"/>
              <w:tr2bl w:val="nil"/>
            </w:tcBorders>
          </w:tcPr>
          <w:p>
            <w:pPr>
              <w:pStyle w:val="93"/>
              <w:rPr>
                <w:rFonts w:hint="default"/>
              </w:rPr>
            </w:pPr>
            <w:r>
              <w:t>varchar</w:t>
            </w:r>
            <w:r>
              <w:rPr>
                <w:rFonts w:hint="eastAsia"/>
                <w:lang w:val="en-US" w:eastAsia="zh-CN"/>
              </w:rPr>
              <w:t>(20)</w:t>
            </w:r>
          </w:p>
        </w:tc>
        <w:tc>
          <w:tcPr>
            <w:tcW w:w="1108" w:type="pct"/>
            <w:tcBorders>
              <w:tl2br w:val="nil"/>
              <w:tr2bl w:val="nil"/>
            </w:tcBorders>
          </w:tcPr>
          <w:p>
            <w:pPr>
              <w:pStyle w:val="93"/>
              <w:rPr>
                <w:rFonts w:hint="default"/>
              </w:rPr>
            </w:pPr>
            <w:r>
              <w:t>YES</w:t>
            </w:r>
          </w:p>
        </w:tc>
        <w:tc>
          <w:tcPr>
            <w:tcW w:w="738"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编码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Sort</w:t>
            </w:r>
          </w:p>
        </w:tc>
        <w:tc>
          <w:tcPr>
            <w:tcW w:w="902" w:type="pct"/>
            <w:tcBorders>
              <w:tl2br w:val="nil"/>
              <w:tr2bl w:val="nil"/>
            </w:tcBorders>
          </w:tcPr>
          <w:p>
            <w:pPr>
              <w:pStyle w:val="93"/>
              <w:rPr>
                <w:rFonts w:hint="default"/>
              </w:rPr>
            </w:pPr>
            <w:r>
              <w:t>int</w:t>
            </w:r>
          </w:p>
        </w:tc>
        <w:tc>
          <w:tcPr>
            <w:tcW w:w="1108" w:type="pct"/>
            <w:tcBorders>
              <w:tl2br w:val="nil"/>
              <w:tr2bl w:val="nil"/>
            </w:tcBorders>
          </w:tcPr>
          <w:p>
            <w:pPr>
              <w:pStyle w:val="93"/>
              <w:rPr>
                <w:rFonts w:hint="default"/>
              </w:rPr>
            </w:pPr>
            <w:r>
              <w:t>YES</w:t>
            </w:r>
          </w:p>
        </w:tc>
        <w:tc>
          <w:tcPr>
            <w:tcW w:w="738"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显示顺序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CreationTime</w:t>
            </w:r>
          </w:p>
        </w:tc>
        <w:tc>
          <w:tcPr>
            <w:tcW w:w="902" w:type="pct"/>
            <w:tcBorders>
              <w:tl2br w:val="nil"/>
              <w:tr2bl w:val="nil"/>
            </w:tcBorders>
          </w:tcPr>
          <w:p>
            <w:pPr>
              <w:pStyle w:val="93"/>
              <w:rPr>
                <w:rFonts w:hint="default"/>
              </w:rPr>
            </w:pPr>
            <w:r>
              <w:t>timestamp</w:t>
            </w:r>
          </w:p>
        </w:tc>
        <w:tc>
          <w:tcPr>
            <w:tcW w:w="1108" w:type="pct"/>
            <w:tcBorders>
              <w:tl2br w:val="nil"/>
              <w:tr2bl w:val="nil"/>
            </w:tcBorders>
          </w:tcPr>
          <w:p>
            <w:pPr>
              <w:pStyle w:val="93"/>
              <w:rPr>
                <w:rFonts w:hint="default"/>
              </w:rPr>
            </w:pPr>
            <w:r>
              <w:t>YES</w:t>
            </w:r>
          </w:p>
        </w:tc>
        <w:tc>
          <w:tcPr>
            <w:tcW w:w="738"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创建时间</w:t>
            </w:r>
          </w:p>
        </w:tc>
      </w:tr>
    </w:tbl>
    <w:p>
      <w:pPr>
        <w:pStyle w:val="37"/>
        <w:spacing w:before="24" w:after="24"/>
        <w:ind w:firstLine="480"/>
        <w:rPr>
          <w:rFonts w:hint="eastAsia"/>
        </w:rPr>
      </w:pPr>
      <w:r>
        <w:rPr>
          <w:rFonts w:hint="eastAsia"/>
          <w:lang w:val="en-US" w:eastAsia="zh-CN"/>
        </w:rPr>
        <w:t>(19)</w:t>
      </w:r>
      <w:r>
        <w:rPr>
          <w:rFonts w:hint="eastAsia"/>
        </w:rPr>
        <w:t xml:space="preserve"> </w:t>
      </w:r>
      <w:r>
        <w:t>考试</w:t>
      </w:r>
      <w:r>
        <w:rPr>
          <w:rFonts w:hint="eastAsia"/>
        </w:rPr>
        <w:t>表</w:t>
      </w:r>
      <w:r>
        <w:rPr>
          <w:rFonts w:hint="eastAsia"/>
          <w:lang w:val="en-US" w:eastAsia="zh-CN"/>
        </w:rPr>
        <w:t>，包含考试主键，创建时间，创建人，问卷，起始有效时间，截至有效时间，标题，是否随机打乱。</w:t>
      </w:r>
      <w:r>
        <w:t>考试</w:t>
      </w:r>
      <w:r>
        <w:rPr>
          <w:rFonts w:hint="eastAsia"/>
          <w:lang w:val="en-US" w:eastAsia="zh-CN"/>
        </w:rPr>
        <w:t>表如表4-19所示。</w:t>
      </w:r>
    </w:p>
    <w:p>
      <w:pPr>
        <w:pStyle w:val="81"/>
        <w:spacing w:before="360" w:after="120"/>
      </w:pPr>
      <w:r>
        <w:rPr>
          <w:rFonts w:hint="eastAsia"/>
        </w:rPr>
        <w:t xml:space="preserve">表4-19 </w:t>
      </w:r>
      <w:r>
        <w:t>考试表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EndActiveTime</w:t>
            </w:r>
          </w:p>
        </w:tc>
        <w:tc>
          <w:tcPr>
            <w:tcW w:w="902" w:type="pct"/>
            <w:tcBorders>
              <w:top w:val="single" w:color="auto" w:sz="4" w:space="0"/>
              <w:tl2br w:val="nil"/>
              <w:tr2bl w:val="nil"/>
            </w:tcBorders>
          </w:tcPr>
          <w:p>
            <w:pPr>
              <w:pStyle w:val="93"/>
              <w:rPr>
                <w:rFonts w:hint="default"/>
              </w:rPr>
            </w:pPr>
            <w:r>
              <w:t>datetime</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截至有效时间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IsRadom</w:t>
            </w:r>
          </w:p>
        </w:tc>
        <w:tc>
          <w:tcPr>
            <w:tcW w:w="902" w:type="pct"/>
            <w:tcBorders>
              <w:tl2br w:val="nil"/>
              <w:tr2bl w:val="nil"/>
            </w:tcBorders>
          </w:tcPr>
          <w:p>
            <w:pPr>
              <w:pStyle w:val="93"/>
              <w:rPr>
                <w:rFonts w:hint="default"/>
              </w:rPr>
            </w:pPr>
            <w:r>
              <w:t>tinyint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是否随机打乱</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Questionn</w:t>
            </w:r>
            <w:r>
              <w:rPr>
                <w:rFonts w:hint="eastAsia"/>
                <w:lang w:eastAsia="zh-CN"/>
              </w:rPr>
              <w:t>AI</w:t>
            </w:r>
            <w:r>
              <w:t>reId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问卷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bottom w:val="single" w:color="000000" w:sz="12" w:space="0"/>
            </w:tcBorders>
          </w:tcPr>
          <w:p>
            <w:pPr>
              <w:pStyle w:val="93"/>
              <w:rPr>
                <w:rFonts w:hint="default"/>
              </w:rPr>
            </w:pPr>
            <w:r>
              <w:t>CreationTime</w:t>
            </w:r>
          </w:p>
        </w:tc>
        <w:tc>
          <w:tcPr>
            <w:tcW w:w="902" w:type="pct"/>
            <w:tcBorders>
              <w:bottom w:val="single" w:color="000000" w:sz="12" w:space="0"/>
            </w:tcBorders>
          </w:tcPr>
          <w:p>
            <w:pPr>
              <w:pStyle w:val="93"/>
              <w:rPr>
                <w:rFonts w:hint="default"/>
              </w:rPr>
            </w:pPr>
            <w:r>
              <w:t>timestamp</w:t>
            </w:r>
          </w:p>
        </w:tc>
        <w:tc>
          <w:tcPr>
            <w:tcW w:w="1008" w:type="pct"/>
            <w:tcBorders>
              <w:bottom w:val="single" w:color="000000" w:sz="12" w:space="0"/>
            </w:tcBorders>
          </w:tcPr>
          <w:p>
            <w:pPr>
              <w:pStyle w:val="93"/>
              <w:rPr>
                <w:rFonts w:hint="default"/>
              </w:rPr>
            </w:pPr>
            <w:r>
              <w:t>YES</w:t>
            </w:r>
          </w:p>
        </w:tc>
        <w:tc>
          <w:tcPr>
            <w:tcW w:w="839" w:type="pct"/>
            <w:tcBorders>
              <w:bottom w:val="single" w:color="000000" w:sz="12" w:space="0"/>
            </w:tcBorders>
          </w:tcPr>
          <w:p>
            <w:pPr>
              <w:pStyle w:val="93"/>
              <w:rPr>
                <w:rFonts w:hint="default"/>
              </w:rPr>
            </w:pPr>
            <w:r>
              <w:t>-</w:t>
            </w:r>
          </w:p>
        </w:tc>
        <w:tc>
          <w:tcPr>
            <w:tcW w:w="1186" w:type="pct"/>
            <w:tcBorders>
              <w:bottom w:val="single" w:color="000000" w:sz="12" w:space="0"/>
            </w:tcBorders>
          </w:tcPr>
          <w:p>
            <w:pPr>
              <w:pStyle w:val="93"/>
              <w:rPr>
                <w:rFonts w:hint="default"/>
              </w:rPr>
            </w:pPr>
            <w:r>
              <w:t>创建时间</w:t>
            </w:r>
          </w:p>
        </w:tc>
      </w:tr>
    </w:tbl>
    <w:p>
      <w:pPr>
        <w:pStyle w:val="37"/>
        <w:spacing w:before="24" w:after="24"/>
        <w:ind w:firstLine="480"/>
        <w:rPr>
          <w:rFonts w:hint="eastAsia"/>
          <w:lang w:val="en-US" w:eastAsia="zh-CN"/>
        </w:rPr>
      </w:pPr>
    </w:p>
    <w:p>
      <w:pPr>
        <w:pStyle w:val="81"/>
        <w:spacing w:before="360" w:after="120"/>
        <w:rPr>
          <w:rFonts w:hint="eastAsia"/>
          <w:lang w:val="en-US" w:eastAsia="zh-CN"/>
        </w:rPr>
      </w:pPr>
      <w:r>
        <w:rPr>
          <w:rFonts w:hint="eastAsia"/>
          <w:lang w:val="en-US" w:eastAsia="zh-CN"/>
        </w:rPr>
        <w:t>续</w:t>
      </w:r>
      <w:r>
        <w:rPr>
          <w:rFonts w:hint="eastAsia"/>
        </w:rPr>
        <w:t xml:space="preserve">表4-19 </w:t>
      </w:r>
      <w:r>
        <w:t>考试表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688" w:type="dxa"/>
            <w:tcBorders>
              <w:bottom w:val="single" w:color="auto" w:sz="4" w:space="0"/>
            </w:tcBorders>
            <w:vAlign w:val="center"/>
          </w:tcPr>
          <w:p>
            <w:pPr>
              <w:pStyle w:val="93"/>
            </w:pPr>
            <w:r>
              <w:t>字段名称</w:t>
            </w:r>
          </w:p>
        </w:tc>
        <w:tc>
          <w:tcPr>
            <w:tcW w:w="1433" w:type="dxa"/>
            <w:tcBorders>
              <w:bottom w:val="single" w:color="auto" w:sz="4" w:space="0"/>
            </w:tcBorders>
            <w:vAlign w:val="center"/>
          </w:tcPr>
          <w:p>
            <w:pPr>
              <w:pStyle w:val="93"/>
            </w:pPr>
            <w:r>
              <w:t>类型</w:t>
            </w:r>
          </w:p>
        </w:tc>
        <w:tc>
          <w:tcPr>
            <w:tcW w:w="1601" w:type="dxa"/>
            <w:tcBorders>
              <w:bottom w:val="single" w:color="auto" w:sz="4" w:space="0"/>
            </w:tcBorders>
            <w:vAlign w:val="center"/>
          </w:tcPr>
          <w:p>
            <w:pPr>
              <w:pStyle w:val="93"/>
            </w:pPr>
            <w:r>
              <w:t>可空</w:t>
            </w:r>
          </w:p>
        </w:tc>
        <w:tc>
          <w:tcPr>
            <w:tcW w:w="1332" w:type="dxa"/>
            <w:tcBorders>
              <w:bottom w:val="single" w:color="auto" w:sz="4" w:space="0"/>
            </w:tcBorders>
            <w:vAlign w:val="center"/>
          </w:tcPr>
          <w:p>
            <w:pPr>
              <w:pStyle w:val="93"/>
            </w:pPr>
            <w:r>
              <w:t>主键</w:t>
            </w:r>
          </w:p>
        </w:tc>
        <w:tc>
          <w:tcPr>
            <w:tcW w:w="1884" w:type="dxa"/>
            <w:tcBorders>
              <w:bottom w:val="single" w:color="auto" w:sz="4" w:space="0"/>
            </w:tcBorders>
            <w:vAlign w:val="center"/>
          </w:tcPr>
          <w:p>
            <w:pPr>
              <w:pStyle w:val="93"/>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BeginActiveTime</w:t>
            </w:r>
          </w:p>
        </w:tc>
        <w:tc>
          <w:tcPr>
            <w:tcW w:w="902" w:type="pct"/>
            <w:tcBorders>
              <w:top w:val="single" w:color="auto" w:sz="4" w:space="0"/>
              <w:tl2br w:val="nil"/>
              <w:tr2bl w:val="nil"/>
            </w:tcBorders>
          </w:tcPr>
          <w:p>
            <w:pPr>
              <w:pStyle w:val="93"/>
              <w:rPr>
                <w:rFonts w:hint="default"/>
              </w:rPr>
            </w:pPr>
            <w:r>
              <w:t>datetime</w:t>
            </w:r>
          </w:p>
        </w:tc>
        <w:tc>
          <w:tcPr>
            <w:tcW w:w="1008" w:type="pct"/>
            <w:tcBorders>
              <w:top w:val="single" w:color="auto" w:sz="4" w:space="0"/>
              <w:tl2br w:val="nil"/>
              <w:tr2bl w:val="nil"/>
            </w:tcBorders>
          </w:tcPr>
          <w:p>
            <w:pPr>
              <w:pStyle w:val="93"/>
              <w:rPr>
                <w:rFonts w:hint="default"/>
              </w:rPr>
            </w:pPr>
            <w:r>
              <w:t>YES</w:t>
            </w:r>
          </w:p>
        </w:tc>
        <w:tc>
          <w:tcPr>
            <w:tcW w:w="839" w:type="pct"/>
            <w:tcBorders>
              <w:top w:val="single" w:color="auto" w:sz="4" w:space="0"/>
              <w:tl2br w:val="nil"/>
              <w:tr2bl w:val="nil"/>
            </w:tcBorders>
          </w:tcPr>
          <w:p>
            <w:pPr>
              <w:pStyle w:val="93"/>
              <w:rPr>
                <w:rFonts w:hint="default"/>
              </w:rPr>
            </w:pPr>
            <w:r>
              <w:t>-</w:t>
            </w:r>
          </w:p>
        </w:tc>
        <w:tc>
          <w:tcPr>
            <w:tcW w:w="1186" w:type="pct"/>
            <w:tcBorders>
              <w:top w:val="single" w:color="auto" w:sz="4" w:space="0"/>
              <w:tl2br w:val="nil"/>
              <w:tr2bl w:val="nil"/>
            </w:tcBorders>
          </w:tcPr>
          <w:p>
            <w:pPr>
              <w:pStyle w:val="93"/>
              <w:rPr>
                <w:rFonts w:hint="default"/>
              </w:rPr>
            </w:pPr>
            <w:r>
              <w:t>起始有效时间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Title</w:t>
            </w:r>
          </w:p>
        </w:tc>
        <w:tc>
          <w:tcPr>
            <w:tcW w:w="902" w:type="pct"/>
            <w:tcBorders>
              <w:tl2br w:val="nil"/>
              <w:tr2bl w:val="nil"/>
            </w:tcBorders>
          </w:tcPr>
          <w:p>
            <w:pPr>
              <w:pStyle w:val="93"/>
              <w:rPr>
                <w:rFonts w:hint="default"/>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标题</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CreatorId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NO</w:t>
            </w:r>
          </w:p>
        </w:tc>
        <w:tc>
          <w:tcPr>
            <w:tcW w:w="839" w:type="pct"/>
            <w:tcBorders>
              <w:tl2br w:val="nil"/>
              <w:tr2bl w:val="nil"/>
            </w:tcBorders>
          </w:tcPr>
          <w:p>
            <w:pPr>
              <w:pStyle w:val="93"/>
              <w:rPr>
                <w:rFonts w:hint="default"/>
              </w:rPr>
            </w:pPr>
            <w:r>
              <w:t>True</w:t>
            </w:r>
          </w:p>
        </w:tc>
        <w:tc>
          <w:tcPr>
            <w:tcW w:w="1186" w:type="pct"/>
            <w:tcBorders>
              <w:tl2br w:val="nil"/>
              <w:tr2bl w:val="nil"/>
            </w:tcBorders>
          </w:tcPr>
          <w:p>
            <w:pPr>
              <w:pStyle w:val="93"/>
              <w:rPr>
                <w:rFonts w:hint="default"/>
              </w:rPr>
            </w:pPr>
            <w:r>
              <w:t>考试主键</w:t>
            </w:r>
          </w:p>
        </w:tc>
      </w:tr>
    </w:tbl>
    <w:p>
      <w:pPr>
        <w:pStyle w:val="37"/>
        <w:spacing w:before="24" w:after="24"/>
        <w:ind w:firstLine="480"/>
        <w:rPr>
          <w:rFonts w:hint="default"/>
          <w:lang w:val="en-US" w:eastAsia="zh-CN"/>
        </w:rPr>
      </w:pPr>
    </w:p>
    <w:p>
      <w:pPr>
        <w:pStyle w:val="37"/>
        <w:spacing w:before="24" w:after="24"/>
        <w:ind w:firstLine="480"/>
      </w:pPr>
      <w:r>
        <w:rPr>
          <w:rFonts w:hint="eastAsia"/>
          <w:lang w:val="en-US" w:eastAsia="zh-CN"/>
        </w:rPr>
        <w:t>(20)</w:t>
      </w:r>
      <w:r>
        <w:rPr>
          <w:rFonts w:hint="eastAsia"/>
        </w:rPr>
        <w:t xml:space="preserve"> </w:t>
      </w:r>
      <w:r>
        <w:t>系统通知</w:t>
      </w:r>
      <w:r>
        <w:rPr>
          <w:rFonts w:hint="eastAsia"/>
        </w:rPr>
        <w:t>表</w:t>
      </w:r>
      <w:r>
        <w:rPr>
          <w:rFonts w:hint="eastAsia"/>
          <w:lang w:val="en-US" w:eastAsia="zh-CN"/>
        </w:rPr>
        <w:t>，包含系统通知主键，创建时间，创建人，通知内容，是否显示，标题。</w:t>
      </w:r>
      <w:r>
        <w:t>系统通知</w:t>
      </w:r>
      <w:r>
        <w:rPr>
          <w:rFonts w:hint="eastAsia"/>
          <w:lang w:val="en-US" w:eastAsia="zh-CN"/>
        </w:rPr>
        <w:t>表如表4-20所示。</w:t>
      </w:r>
    </w:p>
    <w:p>
      <w:pPr>
        <w:pStyle w:val="81"/>
        <w:spacing w:before="360" w:after="120"/>
      </w:pPr>
      <w:r>
        <w:rPr>
          <w:rFonts w:hint="eastAsia"/>
        </w:rPr>
        <w:t xml:space="preserve">表4-20 </w:t>
      </w:r>
      <w:r>
        <w:t>系统通知</w:t>
      </w:r>
      <w:r>
        <w:rPr>
          <w:rFonts w:hint="eastAsia"/>
        </w:rPr>
        <w:t>表</w:t>
      </w:r>
    </w:p>
    <w:tbl>
      <w:tblPr>
        <w:tblStyle w:val="19"/>
        <w:tblW w:w="496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688"/>
        <w:gridCol w:w="1433"/>
        <w:gridCol w:w="1601"/>
        <w:gridCol w:w="1332"/>
        <w:gridCol w:w="188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04" w:hRule="atLeast"/>
          <w:tblHeader/>
          <w:jc w:val="center"/>
        </w:trPr>
        <w:tc>
          <w:tcPr>
            <w:tcW w:w="1063" w:type="pct"/>
            <w:tcBorders>
              <w:bottom w:val="single" w:color="auto" w:sz="4" w:space="0"/>
            </w:tcBorders>
            <w:shd w:val="clear" w:color="auto" w:fill="FFFFFF" w:themeFill="background1"/>
            <w:vAlign w:val="center"/>
          </w:tcPr>
          <w:p>
            <w:pPr>
              <w:pStyle w:val="93"/>
              <w:rPr>
                <w:rFonts w:hint="default"/>
              </w:rPr>
            </w:pPr>
            <w:r>
              <w:t>字段名称</w:t>
            </w:r>
          </w:p>
        </w:tc>
        <w:tc>
          <w:tcPr>
            <w:tcW w:w="902" w:type="pct"/>
            <w:tcBorders>
              <w:bottom w:val="single" w:color="auto" w:sz="4" w:space="0"/>
            </w:tcBorders>
            <w:shd w:val="clear" w:color="auto" w:fill="FFFFFF" w:themeFill="background1"/>
            <w:vAlign w:val="center"/>
          </w:tcPr>
          <w:p>
            <w:pPr>
              <w:pStyle w:val="93"/>
              <w:rPr>
                <w:rFonts w:hint="default"/>
              </w:rPr>
            </w:pPr>
            <w:r>
              <w:t>类型</w:t>
            </w:r>
          </w:p>
        </w:tc>
        <w:tc>
          <w:tcPr>
            <w:tcW w:w="1008" w:type="pct"/>
            <w:tcBorders>
              <w:bottom w:val="single" w:color="auto" w:sz="4" w:space="0"/>
            </w:tcBorders>
            <w:shd w:val="clear" w:color="auto" w:fill="FFFFFF" w:themeFill="background1"/>
            <w:vAlign w:val="center"/>
          </w:tcPr>
          <w:p>
            <w:pPr>
              <w:pStyle w:val="93"/>
              <w:rPr>
                <w:rFonts w:hint="default"/>
              </w:rPr>
            </w:pPr>
            <w:r>
              <w:t>可空</w:t>
            </w:r>
          </w:p>
        </w:tc>
        <w:tc>
          <w:tcPr>
            <w:tcW w:w="839" w:type="pct"/>
            <w:tcBorders>
              <w:bottom w:val="single" w:color="auto" w:sz="4" w:space="0"/>
            </w:tcBorders>
            <w:shd w:val="clear" w:color="auto" w:fill="FFFFFF" w:themeFill="background1"/>
            <w:vAlign w:val="center"/>
          </w:tcPr>
          <w:p>
            <w:pPr>
              <w:pStyle w:val="93"/>
              <w:rPr>
                <w:rFonts w:hint="default"/>
              </w:rPr>
            </w:pPr>
            <w:r>
              <w:t>主键</w:t>
            </w:r>
          </w:p>
        </w:tc>
        <w:tc>
          <w:tcPr>
            <w:tcW w:w="1186" w:type="pct"/>
            <w:tcBorders>
              <w:bottom w:val="single" w:color="auto" w:sz="4" w:space="0"/>
            </w:tcBorders>
            <w:shd w:val="clear" w:color="auto" w:fill="FFFFFF" w:themeFill="background1"/>
            <w:vAlign w:val="center"/>
          </w:tcPr>
          <w:p>
            <w:pPr>
              <w:pStyle w:val="93"/>
              <w:rPr>
                <w:rFonts w:hint="default"/>
              </w:rPr>
            </w:pPr>
            <w: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op w:val="single" w:color="auto" w:sz="4" w:space="0"/>
              <w:tl2br w:val="nil"/>
              <w:tr2bl w:val="nil"/>
            </w:tcBorders>
          </w:tcPr>
          <w:p>
            <w:pPr>
              <w:pStyle w:val="93"/>
              <w:rPr>
                <w:rFonts w:hint="default"/>
              </w:rPr>
            </w:pPr>
            <w:r>
              <w:t>Id</w:t>
            </w:r>
          </w:p>
        </w:tc>
        <w:tc>
          <w:tcPr>
            <w:tcW w:w="902" w:type="pct"/>
            <w:tcBorders>
              <w:top w:val="single" w:color="auto" w:sz="4" w:space="0"/>
              <w:tl2br w:val="nil"/>
              <w:tr2bl w:val="nil"/>
            </w:tcBorders>
          </w:tcPr>
          <w:p>
            <w:pPr>
              <w:pStyle w:val="93"/>
              <w:rPr>
                <w:rFonts w:hint="default"/>
              </w:rPr>
            </w:pPr>
            <w:r>
              <w:t>int</w:t>
            </w:r>
          </w:p>
        </w:tc>
        <w:tc>
          <w:tcPr>
            <w:tcW w:w="1008" w:type="pct"/>
            <w:tcBorders>
              <w:top w:val="single" w:color="auto" w:sz="4" w:space="0"/>
              <w:tl2br w:val="nil"/>
              <w:tr2bl w:val="nil"/>
            </w:tcBorders>
          </w:tcPr>
          <w:p>
            <w:pPr>
              <w:pStyle w:val="93"/>
              <w:rPr>
                <w:rFonts w:hint="default"/>
              </w:rPr>
            </w:pPr>
            <w:r>
              <w:t>NO</w:t>
            </w:r>
          </w:p>
        </w:tc>
        <w:tc>
          <w:tcPr>
            <w:tcW w:w="839" w:type="pct"/>
            <w:tcBorders>
              <w:top w:val="single" w:color="auto" w:sz="4" w:space="0"/>
              <w:tl2br w:val="nil"/>
              <w:tr2bl w:val="nil"/>
            </w:tcBorders>
          </w:tcPr>
          <w:p>
            <w:pPr>
              <w:pStyle w:val="93"/>
              <w:rPr>
                <w:rFonts w:hint="default"/>
              </w:rPr>
            </w:pPr>
            <w:r>
              <w:t>True</w:t>
            </w:r>
          </w:p>
        </w:tc>
        <w:tc>
          <w:tcPr>
            <w:tcW w:w="1186" w:type="pct"/>
            <w:tcBorders>
              <w:top w:val="single" w:color="auto" w:sz="4" w:space="0"/>
              <w:tl2br w:val="nil"/>
              <w:tr2bl w:val="nil"/>
            </w:tcBorders>
          </w:tcPr>
          <w:p>
            <w:pPr>
              <w:pStyle w:val="93"/>
              <w:rPr>
                <w:rFonts w:hint="default"/>
              </w:rPr>
            </w:pPr>
            <w:r>
              <w:t>系统通知主键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Content</w:t>
            </w:r>
          </w:p>
        </w:tc>
        <w:tc>
          <w:tcPr>
            <w:tcW w:w="902" w:type="pct"/>
            <w:tcBorders>
              <w:tl2br w:val="nil"/>
              <w:tr2bl w:val="nil"/>
            </w:tcBorders>
          </w:tcPr>
          <w:p>
            <w:pPr>
              <w:pStyle w:val="93"/>
              <w:rPr>
                <w:rFonts w:hint="default"/>
              </w:rPr>
            </w:pPr>
            <w:r>
              <w:t>longtext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通知内容</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Title</w:t>
            </w:r>
          </w:p>
        </w:tc>
        <w:tc>
          <w:tcPr>
            <w:tcW w:w="902" w:type="pct"/>
            <w:tcBorders>
              <w:tl2br w:val="nil"/>
              <w:tr2bl w:val="nil"/>
            </w:tcBorders>
          </w:tcPr>
          <w:p>
            <w:pPr>
              <w:pStyle w:val="93"/>
              <w:rPr>
                <w:rFonts w:hint="default" w:eastAsia="宋体"/>
                <w:lang w:val="en-US" w:eastAsia="zh-CN"/>
              </w:rPr>
            </w:pPr>
            <w:r>
              <w:t>Varchar</w:t>
            </w:r>
            <w:r>
              <w:rPr>
                <w:rFonts w:hint="eastAsia"/>
                <w:lang w:val="en-US" w:eastAsia="zh-CN"/>
              </w:rPr>
              <w:t>(20)</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标题</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395" w:hRule="atLeast"/>
          <w:tblHeader/>
          <w:jc w:val="center"/>
        </w:trPr>
        <w:tc>
          <w:tcPr>
            <w:tcW w:w="1063" w:type="pct"/>
            <w:tcBorders>
              <w:tl2br w:val="nil"/>
              <w:tr2bl w:val="nil"/>
            </w:tcBorders>
          </w:tcPr>
          <w:p>
            <w:pPr>
              <w:pStyle w:val="93"/>
              <w:rPr>
                <w:rFonts w:hint="default"/>
              </w:rPr>
            </w:pPr>
            <w:r>
              <w:t>CreationTime</w:t>
            </w:r>
          </w:p>
        </w:tc>
        <w:tc>
          <w:tcPr>
            <w:tcW w:w="902" w:type="pct"/>
            <w:tcBorders>
              <w:tl2br w:val="nil"/>
              <w:tr2bl w:val="nil"/>
            </w:tcBorders>
          </w:tcPr>
          <w:p>
            <w:pPr>
              <w:pStyle w:val="93"/>
              <w:rPr>
                <w:rFonts w:hint="default"/>
              </w:rPr>
            </w:pPr>
            <w:r>
              <w:t>timestamp</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IsPutaway</w:t>
            </w:r>
          </w:p>
        </w:tc>
        <w:tc>
          <w:tcPr>
            <w:tcW w:w="902" w:type="pct"/>
            <w:tcBorders>
              <w:tl2br w:val="nil"/>
              <w:tr2bl w:val="nil"/>
            </w:tcBorders>
          </w:tcPr>
          <w:p>
            <w:pPr>
              <w:pStyle w:val="93"/>
              <w:rPr>
                <w:rFonts w:hint="default"/>
              </w:rPr>
            </w:pPr>
            <w:r>
              <w:t>tinyint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是否显示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0" w:type="dxa"/>
            <w:left w:w="30" w:type="dxa"/>
            <w:bottom w:w="30" w:type="dxa"/>
            <w:right w:w="30" w:type="dxa"/>
          </w:tblCellMar>
        </w:tblPrEx>
        <w:trPr>
          <w:tblHeader/>
          <w:jc w:val="center"/>
        </w:trPr>
        <w:tc>
          <w:tcPr>
            <w:tcW w:w="1063" w:type="pct"/>
            <w:tcBorders>
              <w:tl2br w:val="nil"/>
              <w:tr2bl w:val="nil"/>
            </w:tcBorders>
          </w:tcPr>
          <w:p>
            <w:pPr>
              <w:pStyle w:val="93"/>
              <w:rPr>
                <w:rFonts w:hint="default"/>
              </w:rPr>
            </w:pPr>
            <w:r>
              <w:t>CreatorId</w:t>
            </w:r>
          </w:p>
        </w:tc>
        <w:tc>
          <w:tcPr>
            <w:tcW w:w="902" w:type="pct"/>
            <w:tcBorders>
              <w:tl2br w:val="nil"/>
              <w:tr2bl w:val="nil"/>
            </w:tcBorders>
          </w:tcPr>
          <w:p>
            <w:pPr>
              <w:pStyle w:val="93"/>
              <w:rPr>
                <w:rFonts w:hint="default"/>
              </w:rPr>
            </w:pPr>
            <w:r>
              <w:t>int</w:t>
            </w:r>
          </w:p>
        </w:tc>
        <w:tc>
          <w:tcPr>
            <w:tcW w:w="1008" w:type="pct"/>
            <w:tcBorders>
              <w:tl2br w:val="nil"/>
              <w:tr2bl w:val="nil"/>
            </w:tcBorders>
          </w:tcPr>
          <w:p>
            <w:pPr>
              <w:pStyle w:val="93"/>
              <w:rPr>
                <w:rFonts w:hint="default"/>
              </w:rPr>
            </w:pPr>
            <w:r>
              <w:t>YES</w:t>
            </w:r>
          </w:p>
        </w:tc>
        <w:tc>
          <w:tcPr>
            <w:tcW w:w="839" w:type="pct"/>
            <w:tcBorders>
              <w:tl2br w:val="nil"/>
              <w:tr2bl w:val="nil"/>
            </w:tcBorders>
          </w:tcPr>
          <w:p>
            <w:pPr>
              <w:pStyle w:val="93"/>
              <w:rPr>
                <w:rFonts w:hint="default"/>
              </w:rPr>
            </w:pPr>
            <w:r>
              <w:t>-</w:t>
            </w:r>
          </w:p>
        </w:tc>
        <w:tc>
          <w:tcPr>
            <w:tcW w:w="1186" w:type="pct"/>
            <w:tcBorders>
              <w:tl2br w:val="nil"/>
              <w:tr2bl w:val="nil"/>
            </w:tcBorders>
          </w:tcPr>
          <w:p>
            <w:pPr>
              <w:pStyle w:val="93"/>
              <w:rPr>
                <w:rFonts w:hint="default"/>
              </w:rPr>
            </w:pPr>
            <w:r>
              <w:t>创建人</w:t>
            </w:r>
          </w:p>
        </w:tc>
      </w:tr>
    </w:tbl>
    <w:p>
      <w:pPr>
        <w:sectPr>
          <w:footnotePr>
            <w:numRestart w:val="eachPage"/>
          </w:footnotePr>
          <w:pgSz w:w="11906" w:h="16838"/>
          <w:pgMar w:top="1701" w:right="1701" w:bottom="1134" w:left="1701" w:header="850" w:footer="992" w:gutter="567"/>
          <w:pgBorders>
            <w:top w:val="none" w:sz="0" w:space="0"/>
            <w:left w:val="none" w:sz="0" w:space="0"/>
            <w:bottom w:val="none" w:sz="0" w:space="0"/>
            <w:right w:val="none" w:sz="0" w:space="0"/>
          </w:pgBorders>
          <w:cols w:space="720" w:num="1"/>
          <w:docGrid w:linePitch="272" w:charSpace="0"/>
        </w:sectPr>
      </w:pPr>
    </w:p>
    <w:p>
      <w:pPr>
        <w:pStyle w:val="38"/>
      </w:pPr>
      <w:bookmarkStart w:id="69" w:name="_Toc1186"/>
      <w:bookmarkStart w:id="70" w:name="_Toc19239"/>
      <w:bookmarkStart w:id="71" w:name="_Hlk22851518"/>
      <w:r>
        <w:rPr>
          <w:sz w:val="28"/>
          <w:szCs w:val="28"/>
        </w:rPr>
        <w:t>详细设计</w:t>
      </w:r>
      <w:r>
        <w:rPr>
          <w:rFonts w:hint="eastAsia"/>
          <w:sz w:val="28"/>
          <w:szCs w:val="28"/>
        </w:rPr>
        <w:t>与实现</w:t>
      </w:r>
      <w:bookmarkEnd w:id="69"/>
      <w:bookmarkEnd w:id="70"/>
    </w:p>
    <w:bookmarkEnd w:id="71"/>
    <w:p>
      <w:pPr>
        <w:pStyle w:val="39"/>
      </w:pPr>
      <w:bookmarkStart w:id="72" w:name="_Toc9213"/>
      <w:bookmarkStart w:id="73" w:name="_Toc11049"/>
      <w:r>
        <w:rPr>
          <w:rFonts w:hint="eastAsia"/>
        </w:rPr>
        <w:t>用户模块实现</w:t>
      </w:r>
      <w:bookmarkEnd w:id="72"/>
      <w:bookmarkEnd w:id="73"/>
    </w:p>
    <w:p>
      <w:pPr>
        <w:pStyle w:val="40"/>
      </w:pPr>
      <w:bookmarkStart w:id="74" w:name="_Toc7105"/>
      <w:bookmarkStart w:id="75" w:name="_Toc30918"/>
      <w:r>
        <w:rPr>
          <w:rFonts w:hint="eastAsia"/>
        </w:rPr>
        <w:t>首页模块</w:t>
      </w:r>
      <w:bookmarkEnd w:id="74"/>
      <w:bookmarkEnd w:id="75"/>
    </w:p>
    <w:p>
      <w:pPr>
        <w:pStyle w:val="37"/>
        <w:spacing w:before="24" w:after="24"/>
        <w:ind w:firstLine="480"/>
        <w:rPr>
          <w:rFonts w:hint="default" w:eastAsia="宋体"/>
          <w:lang w:val="en-US" w:eastAsia="zh-CN"/>
        </w:rPr>
      </w:pPr>
      <w:r>
        <w:rPr>
          <w:rFonts w:hint="eastAsia"/>
        </w:rPr>
        <w:t>编程学习管理系统的首页，上半部分为轮播图和系统公告，用户可以及时看到系统相关信息。下半部分通过协同过滤算法为用户推荐话题，可以看到话题封面以及标题，对于喜欢的话题，可以进一步点击查看话题的详情信息，进行发表自己的意见和收藏喜欢的话题。图5-</w:t>
      </w:r>
      <w:r>
        <w:t>1</w:t>
      </w:r>
      <w:r>
        <w:rPr>
          <w:rFonts w:hint="eastAsia"/>
        </w:rPr>
        <w:t>所示为首页界面图。</w:t>
      </w:r>
    </w:p>
    <w:p>
      <w:pPr>
        <w:pStyle w:val="37"/>
        <w:spacing w:before="24" w:after="24"/>
        <w:ind w:firstLine="0" w:firstLineChars="0"/>
      </w:pPr>
      <w:r>
        <w:drawing>
          <wp:inline distT="0" distB="0" distL="114300" distR="114300">
            <wp:extent cx="5036185" cy="3436620"/>
            <wp:effectExtent l="0" t="0" r="5715" b="508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5"/>
                    <a:stretch>
                      <a:fillRect/>
                    </a:stretch>
                  </pic:blipFill>
                  <pic:spPr>
                    <a:xfrm>
                      <a:off x="0" y="0"/>
                      <a:ext cx="5036185" cy="3436620"/>
                    </a:xfrm>
                    <a:prstGeom prst="rect">
                      <a:avLst/>
                    </a:prstGeom>
                    <a:noFill/>
                    <a:ln>
                      <a:noFill/>
                    </a:ln>
                  </pic:spPr>
                </pic:pic>
              </a:graphicData>
            </a:graphic>
          </wp:inline>
        </w:drawing>
      </w:r>
    </w:p>
    <w:p>
      <w:pPr>
        <w:pStyle w:val="79"/>
        <w:spacing w:before="120" w:after="360"/>
      </w:pPr>
      <w:r>
        <w:rPr>
          <w:rFonts w:hint="eastAsia"/>
        </w:rPr>
        <w:t>图5-1 首页界面图</w:t>
      </w:r>
    </w:p>
    <w:p>
      <w:pPr>
        <w:pStyle w:val="40"/>
      </w:pPr>
      <w:bookmarkStart w:id="76" w:name="_Toc12814"/>
      <w:bookmarkStart w:id="77" w:name="_Toc24212"/>
      <w:r>
        <w:rPr>
          <w:rFonts w:hint="eastAsia"/>
        </w:rPr>
        <w:t>线上课程模块</w:t>
      </w:r>
      <w:bookmarkEnd w:id="76"/>
      <w:bookmarkEnd w:id="77"/>
    </w:p>
    <w:p>
      <w:pPr>
        <w:pStyle w:val="37"/>
        <w:spacing w:before="24" w:after="24"/>
        <w:ind w:firstLine="480"/>
        <w:rPr>
          <w:rFonts w:hint="default" w:eastAsia="宋体"/>
          <w:lang w:val="en-US" w:eastAsia="zh-CN"/>
        </w:rPr>
      </w:pPr>
      <w:r>
        <w:rPr>
          <w:rFonts w:hint="eastAsia"/>
        </w:rPr>
        <w:t>用户进入线上课程导航栏，不仅可以通过关键字搜索对应的课程信息，也可以通过课程的分类进行查看喜欢的课程。对于喜欢的课程，用户可以点击进入课程详情，查看课程的更多信息，可以选择进行报名该课程信息，进行学习。线上课程界面如图5-2所示。</w:t>
      </w:r>
    </w:p>
    <w:p>
      <w:pPr>
        <w:pStyle w:val="37"/>
        <w:spacing w:before="24" w:after="24"/>
        <w:ind w:firstLine="480"/>
      </w:pPr>
    </w:p>
    <w:p>
      <w:pPr>
        <w:pStyle w:val="37"/>
        <w:spacing w:before="24" w:after="24"/>
        <w:ind w:firstLine="0" w:firstLineChars="0"/>
      </w:pPr>
      <w:r>
        <w:drawing>
          <wp:inline distT="0" distB="0" distL="114300" distR="114300">
            <wp:extent cx="5031105" cy="3295650"/>
            <wp:effectExtent l="0" t="0" r="10795" b="635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6"/>
                    <a:stretch>
                      <a:fillRect/>
                    </a:stretch>
                  </pic:blipFill>
                  <pic:spPr>
                    <a:xfrm>
                      <a:off x="0" y="0"/>
                      <a:ext cx="5031105" cy="3295650"/>
                    </a:xfrm>
                    <a:prstGeom prst="rect">
                      <a:avLst/>
                    </a:prstGeom>
                    <a:noFill/>
                    <a:ln>
                      <a:noFill/>
                    </a:ln>
                  </pic:spPr>
                </pic:pic>
              </a:graphicData>
            </a:graphic>
          </wp:inline>
        </w:drawing>
      </w:r>
    </w:p>
    <w:p>
      <w:pPr>
        <w:pStyle w:val="79"/>
        <w:spacing w:before="120" w:after="360"/>
      </w:pPr>
      <w:r>
        <w:rPr>
          <w:rFonts w:hint="eastAsia"/>
        </w:rPr>
        <w:t>图5-2 线上课程界面图</w:t>
      </w:r>
    </w:p>
    <w:p>
      <w:pPr>
        <w:pStyle w:val="40"/>
      </w:pPr>
      <w:bookmarkStart w:id="78" w:name="_Toc19100"/>
      <w:bookmarkStart w:id="79" w:name="_Toc10515"/>
      <w:r>
        <w:rPr>
          <w:rFonts w:hint="eastAsia"/>
        </w:rPr>
        <w:t>课程学习模块</w:t>
      </w:r>
      <w:bookmarkEnd w:id="78"/>
      <w:bookmarkEnd w:id="79"/>
    </w:p>
    <w:p>
      <w:pPr>
        <w:pStyle w:val="37"/>
        <w:spacing w:before="24" w:after="24"/>
        <w:ind w:firstLine="480"/>
      </w:pPr>
      <w:r>
        <w:rPr>
          <w:rFonts w:hint="eastAsia"/>
        </w:rPr>
        <w:t>用户可以通过个人中心的课程订单进行学习，也可以在线上课程导航栏进行选择购买过的课程，进行学习。可以看到该课程的所有章节，视频时长信息，支持用户进行下载学习视频到本地。课程学习界面如图5-3所示。</w:t>
      </w:r>
    </w:p>
    <w:p>
      <w:pPr>
        <w:pStyle w:val="37"/>
        <w:spacing w:before="24" w:after="24"/>
        <w:ind w:firstLine="0" w:firstLineChars="0"/>
      </w:pPr>
      <w:r>
        <w:drawing>
          <wp:inline distT="0" distB="0" distL="114300" distR="114300">
            <wp:extent cx="5034915" cy="2948940"/>
            <wp:effectExtent l="0" t="0" r="6985" b="1016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37"/>
                    <a:stretch>
                      <a:fillRect/>
                    </a:stretch>
                  </pic:blipFill>
                  <pic:spPr>
                    <a:xfrm>
                      <a:off x="0" y="0"/>
                      <a:ext cx="5034915" cy="2948940"/>
                    </a:xfrm>
                    <a:prstGeom prst="rect">
                      <a:avLst/>
                    </a:prstGeom>
                    <a:noFill/>
                    <a:ln>
                      <a:noFill/>
                    </a:ln>
                  </pic:spPr>
                </pic:pic>
              </a:graphicData>
            </a:graphic>
          </wp:inline>
        </w:drawing>
      </w:r>
    </w:p>
    <w:p>
      <w:pPr>
        <w:pStyle w:val="79"/>
        <w:spacing w:before="120" w:after="360"/>
      </w:pPr>
      <w:r>
        <w:rPr>
          <w:rFonts w:hint="eastAsia"/>
        </w:rPr>
        <w:t>图5-3 课程学习界面图</w:t>
      </w:r>
    </w:p>
    <w:p>
      <w:pPr>
        <w:pStyle w:val="40"/>
      </w:pPr>
      <w:bookmarkStart w:id="80" w:name="_Toc32690"/>
      <w:bookmarkStart w:id="81" w:name="_Toc4188"/>
      <w:r>
        <w:rPr>
          <w:rFonts w:hint="eastAsia"/>
        </w:rPr>
        <w:t>编程测试模块</w:t>
      </w:r>
      <w:bookmarkEnd w:id="80"/>
      <w:bookmarkEnd w:id="81"/>
    </w:p>
    <w:p>
      <w:pPr>
        <w:pStyle w:val="37"/>
        <w:spacing w:before="24" w:after="24"/>
        <w:ind w:firstLine="480"/>
      </w:pPr>
      <w:r>
        <w:rPr>
          <w:rFonts w:hint="eastAsia"/>
        </w:rPr>
        <w:t>用户可以查看所有的编程测试试卷，选择适合自己的编程试题进行测试。试卷分为选择题、判断题、多选题、主观题。用户需要在规定的时间内进行交卷。当试卷中存在主观题，试卷需要管理员进行批改。编程测试界面如图5-4所示。</w:t>
      </w:r>
    </w:p>
    <w:p>
      <w:pPr>
        <w:pStyle w:val="37"/>
        <w:spacing w:before="24" w:after="24"/>
        <w:ind w:firstLine="0" w:firstLineChars="0"/>
      </w:pPr>
      <w:r>
        <w:drawing>
          <wp:inline distT="0" distB="0" distL="114300" distR="114300">
            <wp:extent cx="5031740" cy="3440430"/>
            <wp:effectExtent l="0" t="0" r="10160" b="1270"/>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38"/>
                    <a:stretch>
                      <a:fillRect/>
                    </a:stretch>
                  </pic:blipFill>
                  <pic:spPr>
                    <a:xfrm>
                      <a:off x="0" y="0"/>
                      <a:ext cx="5031740" cy="3440430"/>
                    </a:xfrm>
                    <a:prstGeom prst="rect">
                      <a:avLst/>
                    </a:prstGeom>
                    <a:noFill/>
                    <a:ln>
                      <a:noFill/>
                    </a:ln>
                  </pic:spPr>
                </pic:pic>
              </a:graphicData>
            </a:graphic>
          </wp:inline>
        </w:drawing>
      </w:r>
    </w:p>
    <w:p>
      <w:pPr>
        <w:pStyle w:val="79"/>
        <w:spacing w:before="120" w:after="360"/>
      </w:pPr>
      <w:r>
        <w:rPr>
          <w:rFonts w:hint="eastAsia"/>
        </w:rPr>
        <w:t>图5-4 编程测试界面图</w:t>
      </w:r>
    </w:p>
    <w:p>
      <w:pPr>
        <w:pStyle w:val="40"/>
      </w:pPr>
      <w:bookmarkStart w:id="82" w:name="_Toc19582"/>
      <w:bookmarkStart w:id="83" w:name="_Toc15110"/>
      <w:r>
        <w:rPr>
          <w:rFonts w:hint="eastAsia"/>
          <w:lang w:eastAsia="zh-CN"/>
        </w:rPr>
        <w:t>AI</w:t>
      </w:r>
      <w:r>
        <w:rPr>
          <w:rFonts w:hint="eastAsia"/>
        </w:rPr>
        <w:t>问答模块</w:t>
      </w:r>
      <w:bookmarkEnd w:id="82"/>
      <w:bookmarkEnd w:id="83"/>
    </w:p>
    <w:p>
      <w:pPr>
        <w:pStyle w:val="37"/>
        <w:spacing w:before="24" w:after="24"/>
        <w:ind w:firstLine="480"/>
      </w:pPr>
      <w:r>
        <w:rPr>
          <w:rFonts w:hint="eastAsia"/>
          <w:lang w:eastAsia="zh-CN"/>
        </w:rPr>
        <w:t>AI</w:t>
      </w:r>
      <w:r>
        <w:rPr>
          <w:rFonts w:hint="eastAsia"/>
        </w:rPr>
        <w:t>问答以一个悬浮框存在系统中，用户可以随时进行</w:t>
      </w:r>
      <w:r>
        <w:rPr>
          <w:rFonts w:hint="eastAsia"/>
          <w:lang w:eastAsia="zh-CN"/>
        </w:rPr>
        <w:t>AI</w:t>
      </w:r>
      <w:r>
        <w:rPr>
          <w:rFonts w:hint="eastAsia"/>
        </w:rPr>
        <w:t>问答。</w:t>
      </w:r>
      <w:r>
        <w:t>当</w:t>
      </w:r>
      <w:r>
        <w:rPr>
          <w:rFonts w:hint="eastAsia"/>
        </w:rPr>
        <w:t>用户</w:t>
      </w:r>
      <w:r>
        <w:t>在学习编程过程中遇到难题时，无需切换应用或搜索其他平台，直接在系统内就能快速获取解答和指导，有效提高学习效率。</w:t>
      </w:r>
      <w:r>
        <w:rPr>
          <w:rFonts w:hint="eastAsia"/>
          <w:lang w:eastAsia="zh-CN"/>
        </w:rPr>
        <w:t>AI</w:t>
      </w:r>
      <w:r>
        <w:rPr>
          <w:rFonts w:hint="eastAsia"/>
        </w:rPr>
        <w:t>问答界面如图5-5所示。</w:t>
      </w:r>
    </w:p>
    <w:p>
      <w:pPr>
        <w:pStyle w:val="37"/>
        <w:spacing w:before="24" w:after="24"/>
        <w:ind w:firstLine="0" w:firstLineChars="0"/>
      </w:pPr>
      <w:r>
        <w:drawing>
          <wp:inline distT="0" distB="0" distL="114300" distR="114300">
            <wp:extent cx="5039360" cy="2258695"/>
            <wp:effectExtent l="0" t="0" r="2540" b="190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39"/>
                    <a:stretch>
                      <a:fillRect/>
                    </a:stretch>
                  </pic:blipFill>
                  <pic:spPr>
                    <a:xfrm>
                      <a:off x="0" y="0"/>
                      <a:ext cx="5039360" cy="2258695"/>
                    </a:xfrm>
                    <a:prstGeom prst="rect">
                      <a:avLst/>
                    </a:prstGeom>
                    <a:noFill/>
                    <a:ln>
                      <a:noFill/>
                    </a:ln>
                  </pic:spPr>
                </pic:pic>
              </a:graphicData>
            </a:graphic>
          </wp:inline>
        </w:drawing>
      </w:r>
    </w:p>
    <w:p>
      <w:pPr>
        <w:pStyle w:val="79"/>
        <w:spacing w:before="120" w:after="360"/>
      </w:pPr>
      <w:r>
        <w:rPr>
          <w:rFonts w:hint="eastAsia"/>
        </w:rPr>
        <w:t xml:space="preserve">图5-5 </w:t>
      </w:r>
      <w:r>
        <w:rPr>
          <w:rFonts w:hint="eastAsia"/>
          <w:lang w:eastAsia="zh-CN"/>
        </w:rPr>
        <w:t>AI</w:t>
      </w:r>
      <w:r>
        <w:rPr>
          <w:rFonts w:hint="eastAsia"/>
        </w:rPr>
        <w:t>问答界面图</w:t>
      </w:r>
    </w:p>
    <w:p>
      <w:pPr>
        <w:pStyle w:val="39"/>
      </w:pPr>
      <w:bookmarkStart w:id="84" w:name="_Toc10512"/>
      <w:bookmarkStart w:id="85" w:name="_Toc15100"/>
      <w:r>
        <w:rPr>
          <w:rFonts w:hint="eastAsia"/>
        </w:rPr>
        <w:t>管理员模块实现</w:t>
      </w:r>
      <w:bookmarkEnd w:id="84"/>
      <w:bookmarkEnd w:id="85"/>
    </w:p>
    <w:p>
      <w:pPr>
        <w:pStyle w:val="40"/>
      </w:pPr>
      <w:bookmarkStart w:id="86" w:name="_Toc27560"/>
      <w:bookmarkStart w:id="87" w:name="_Toc8236"/>
      <w:r>
        <w:rPr>
          <w:rFonts w:hint="eastAsia"/>
        </w:rPr>
        <w:t>试卷管理模块</w:t>
      </w:r>
      <w:bookmarkEnd w:id="86"/>
      <w:bookmarkEnd w:id="87"/>
    </w:p>
    <w:p>
      <w:pPr>
        <w:pStyle w:val="37"/>
        <w:spacing w:before="24" w:after="24"/>
        <w:ind w:firstLine="480"/>
      </w:pPr>
      <w:r>
        <w:rPr>
          <w:rFonts w:hint="eastAsia"/>
        </w:rPr>
        <w:t>在考试管理板块，管理员能够对单选题、多选题、判断题以及主观题等各类题型进行增删改查等操作。当需要组卷时，管理员可以在试卷管理模块中，依据考试需求手动挑选题目，进行个性化组卷。系统还支持自动组卷功能，管理员仅需设定好每种题型的题目数量，从题库中随机抽取题目，生成试卷。试卷管理界面如图5-6所示。</w:t>
      </w:r>
    </w:p>
    <w:p>
      <w:pPr>
        <w:pStyle w:val="37"/>
        <w:spacing w:before="24" w:after="24"/>
        <w:ind w:firstLine="0" w:firstLineChars="0"/>
      </w:pPr>
      <w:r>
        <w:drawing>
          <wp:inline distT="0" distB="0" distL="114300" distR="114300">
            <wp:extent cx="5026025" cy="2405380"/>
            <wp:effectExtent l="0" t="0" r="3175" b="7620"/>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40"/>
                    <a:stretch>
                      <a:fillRect/>
                    </a:stretch>
                  </pic:blipFill>
                  <pic:spPr>
                    <a:xfrm>
                      <a:off x="0" y="0"/>
                      <a:ext cx="5026025" cy="2405380"/>
                    </a:xfrm>
                    <a:prstGeom prst="rect">
                      <a:avLst/>
                    </a:prstGeom>
                    <a:noFill/>
                    <a:ln>
                      <a:noFill/>
                    </a:ln>
                  </pic:spPr>
                </pic:pic>
              </a:graphicData>
            </a:graphic>
          </wp:inline>
        </w:drawing>
      </w:r>
    </w:p>
    <w:p>
      <w:pPr>
        <w:pStyle w:val="79"/>
        <w:spacing w:before="120" w:after="360"/>
      </w:pPr>
      <w:r>
        <w:rPr>
          <w:rFonts w:hint="eastAsia"/>
        </w:rPr>
        <w:t>图5-6 试卷管理界面图</w:t>
      </w:r>
    </w:p>
    <w:p>
      <w:pPr>
        <w:pStyle w:val="40"/>
      </w:pPr>
      <w:bookmarkStart w:id="88" w:name="_Toc30571"/>
      <w:bookmarkStart w:id="89" w:name="_Toc21140"/>
      <w:r>
        <w:rPr>
          <w:rFonts w:hint="eastAsia"/>
        </w:rPr>
        <w:t>测试管理模块</w:t>
      </w:r>
      <w:bookmarkEnd w:id="88"/>
      <w:bookmarkEnd w:id="89"/>
    </w:p>
    <w:p>
      <w:pPr>
        <w:pStyle w:val="37"/>
        <w:spacing w:before="24" w:after="24"/>
        <w:ind w:firstLine="480"/>
      </w:pPr>
      <w:r>
        <w:rPr>
          <w:rFonts w:hint="eastAsia"/>
        </w:rPr>
        <w:t>测试</w:t>
      </w:r>
      <w:r>
        <w:t>管理模块中，管理员</w:t>
      </w:r>
      <w:r>
        <w:rPr>
          <w:rFonts w:hint="eastAsia"/>
        </w:rPr>
        <w:t>可</w:t>
      </w:r>
      <w:r>
        <w:t>全面审视所有用户答题状况</w:t>
      </w:r>
      <w:r>
        <w:rPr>
          <w:rFonts w:hint="eastAsia"/>
        </w:rPr>
        <w:t>。</w:t>
      </w:r>
      <w:r>
        <w:t>管理员能够清晰且直观地获取每一位用户的答题详情，其中包括用户针对不同题型的具体作答内容、完成答题所耗费的时间以及最终得分</w:t>
      </w:r>
      <w:r>
        <w:rPr>
          <w:rFonts w:hint="eastAsia"/>
        </w:rPr>
        <w:t>。测试管理如图5-7所示。</w:t>
      </w:r>
    </w:p>
    <w:p>
      <w:pPr>
        <w:pStyle w:val="37"/>
        <w:spacing w:before="24" w:after="24"/>
        <w:ind w:firstLine="0" w:firstLineChars="0"/>
      </w:pPr>
      <w:r>
        <w:drawing>
          <wp:inline distT="0" distB="0" distL="114300" distR="114300">
            <wp:extent cx="5024120" cy="2080895"/>
            <wp:effectExtent l="0" t="0" r="5080" b="190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41"/>
                    <a:stretch>
                      <a:fillRect/>
                    </a:stretch>
                  </pic:blipFill>
                  <pic:spPr>
                    <a:xfrm>
                      <a:off x="0" y="0"/>
                      <a:ext cx="5024120" cy="2080895"/>
                    </a:xfrm>
                    <a:prstGeom prst="rect">
                      <a:avLst/>
                    </a:prstGeom>
                    <a:noFill/>
                    <a:ln>
                      <a:noFill/>
                    </a:ln>
                  </pic:spPr>
                </pic:pic>
              </a:graphicData>
            </a:graphic>
          </wp:inline>
        </w:drawing>
      </w:r>
    </w:p>
    <w:p>
      <w:pPr>
        <w:pStyle w:val="79"/>
        <w:spacing w:before="120" w:after="360"/>
      </w:pPr>
      <w:r>
        <w:rPr>
          <w:rFonts w:hint="eastAsia"/>
        </w:rPr>
        <w:t>图5-7 测试管理界面图</w:t>
      </w:r>
    </w:p>
    <w:p>
      <w:pPr>
        <w:pStyle w:val="40"/>
      </w:pPr>
      <w:bookmarkStart w:id="90" w:name="_Toc1071"/>
      <w:bookmarkStart w:id="91" w:name="_Toc8674"/>
      <w:r>
        <w:rPr>
          <w:rFonts w:hint="eastAsia"/>
        </w:rPr>
        <w:t>课程管理模块</w:t>
      </w:r>
      <w:bookmarkEnd w:id="90"/>
      <w:bookmarkEnd w:id="91"/>
    </w:p>
    <w:p>
      <w:pPr>
        <w:pStyle w:val="37"/>
        <w:spacing w:before="24" w:after="24"/>
        <w:ind w:firstLine="480"/>
      </w:pPr>
      <w:r>
        <w:rPr>
          <w:rFonts w:hint="eastAsia"/>
        </w:rPr>
        <w:t>管理员拥有新增课程的权限。点击“新增课程”按钮后，管理员需填写课程名称、课程简介等基本信息。管理员可进一步设置课程章节，在课程详情页面点击 “章节设置”，按教学顺序依次添加章节标题，为每个章节关联对应的教学资源。课程管理界面如图5-8所示。</w:t>
      </w:r>
    </w:p>
    <w:p/>
    <w:p>
      <w:r>
        <w:drawing>
          <wp:inline distT="0" distB="0" distL="114300" distR="114300">
            <wp:extent cx="5032375" cy="2452370"/>
            <wp:effectExtent l="0" t="0" r="9525" b="1143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42"/>
                    <a:stretch>
                      <a:fillRect/>
                    </a:stretch>
                  </pic:blipFill>
                  <pic:spPr>
                    <a:xfrm>
                      <a:off x="0" y="0"/>
                      <a:ext cx="5032375" cy="2452370"/>
                    </a:xfrm>
                    <a:prstGeom prst="rect">
                      <a:avLst/>
                    </a:prstGeom>
                    <a:noFill/>
                    <a:ln>
                      <a:noFill/>
                    </a:ln>
                  </pic:spPr>
                </pic:pic>
              </a:graphicData>
            </a:graphic>
          </wp:inline>
        </w:drawing>
      </w:r>
    </w:p>
    <w:p>
      <w:pPr>
        <w:pStyle w:val="79"/>
        <w:spacing w:before="120" w:after="360"/>
      </w:pPr>
      <w:r>
        <w:rPr>
          <w:rFonts w:hint="eastAsia"/>
        </w:rPr>
        <w:t>图5-8 课程管理界面图</w:t>
      </w:r>
    </w:p>
    <w:p>
      <w:pPr>
        <w:pStyle w:val="38"/>
      </w:pPr>
      <w:bookmarkStart w:id="92" w:name="_Toc3495"/>
      <w:bookmarkStart w:id="93" w:name="_Toc6931"/>
      <w:r>
        <w:rPr>
          <w:rFonts w:hint="eastAsia"/>
        </w:rPr>
        <w:t>测 试</w:t>
      </w:r>
      <w:bookmarkEnd w:id="92"/>
      <w:bookmarkEnd w:id="93"/>
    </w:p>
    <w:p>
      <w:pPr>
        <w:pStyle w:val="39"/>
      </w:pPr>
      <w:bookmarkStart w:id="94" w:name="_Toc188433607"/>
      <w:bookmarkStart w:id="95" w:name="_Toc335598673"/>
      <w:bookmarkStart w:id="96" w:name="_Toc27167"/>
      <w:bookmarkStart w:id="97" w:name="_Toc6447"/>
      <w:bookmarkStart w:id="98" w:name="_Toc22663"/>
      <w:bookmarkStart w:id="99" w:name="_Toc25129"/>
      <w:bookmarkStart w:id="100" w:name="_Toc7808"/>
      <w:bookmarkStart w:id="101" w:name="_Toc29431"/>
      <w:bookmarkStart w:id="102" w:name="_Toc31808"/>
      <w:bookmarkStart w:id="103" w:name="_Toc27383"/>
      <w:r>
        <w:t>测试</w:t>
      </w:r>
      <w:bookmarkEnd w:id="94"/>
      <w:bookmarkEnd w:id="95"/>
      <w:r>
        <w:rPr>
          <w:rFonts w:hint="eastAsia"/>
        </w:rPr>
        <w:t>目的</w:t>
      </w:r>
      <w:bookmarkEnd w:id="96"/>
      <w:bookmarkEnd w:id="97"/>
      <w:bookmarkEnd w:id="98"/>
      <w:bookmarkEnd w:id="99"/>
      <w:bookmarkEnd w:id="100"/>
      <w:bookmarkEnd w:id="101"/>
      <w:bookmarkEnd w:id="102"/>
      <w:bookmarkEnd w:id="103"/>
    </w:p>
    <w:p>
      <w:pPr>
        <w:pStyle w:val="37"/>
        <w:spacing w:before="24" w:after="24"/>
        <w:ind w:firstLine="480"/>
      </w:pPr>
      <w:bookmarkStart w:id="104" w:name="_Toc22001"/>
      <w:bookmarkStart w:id="105" w:name="_Toc20859"/>
      <w:bookmarkStart w:id="106" w:name="_Toc28877"/>
      <w:bookmarkStart w:id="107" w:name="_Toc1255"/>
      <w:bookmarkStart w:id="108" w:name="_Toc28805"/>
      <w:r>
        <w:rPr>
          <w:rFonts w:hint="eastAsia"/>
        </w:rPr>
        <w:t>测试</w:t>
      </w:r>
      <w:r>
        <w:t>系统的各</w:t>
      </w:r>
      <w:r>
        <w:rPr>
          <w:rFonts w:hint="eastAsia"/>
        </w:rPr>
        <w:t>个</w:t>
      </w:r>
      <w:r>
        <w:t>功能是否按照设计要求正常运行，包括课程管理、用户管理、考试管理、</w:t>
      </w:r>
      <w:r>
        <w:rPr>
          <w:rFonts w:hint="eastAsia"/>
          <w:lang w:eastAsia="zh-CN"/>
        </w:rPr>
        <w:t>AI</w:t>
      </w:r>
      <w:r>
        <w:t xml:space="preserve"> 问答等核心模块。确认管理员能否顺利完成新增课程、设置课程章节、维护题型、组卷、查看用户答题情况等操作；学生用户能否正常进行课程学习、参与考试、使用 </w:t>
      </w:r>
      <w:r>
        <w:rPr>
          <w:rFonts w:hint="eastAsia"/>
          <w:lang w:eastAsia="zh-CN"/>
        </w:rPr>
        <w:t>AI</w:t>
      </w:r>
      <w:r>
        <w:t xml:space="preserve"> 问答解决编程疑惑等，确保系统功能覆盖编程学习管理的各个环节，满足用户的实际需求。</w:t>
      </w:r>
    </w:p>
    <w:p>
      <w:pPr>
        <w:pStyle w:val="39"/>
      </w:pPr>
      <w:bookmarkStart w:id="109" w:name="_Toc15695"/>
      <w:bookmarkStart w:id="110" w:name="_Toc20822"/>
      <w:r>
        <w:rPr>
          <w:rFonts w:hint="eastAsia"/>
        </w:rPr>
        <w:t>功能测试</w:t>
      </w:r>
      <w:bookmarkEnd w:id="104"/>
      <w:bookmarkEnd w:id="105"/>
      <w:bookmarkEnd w:id="106"/>
      <w:bookmarkEnd w:id="107"/>
      <w:bookmarkEnd w:id="108"/>
      <w:bookmarkEnd w:id="109"/>
      <w:bookmarkEnd w:id="110"/>
    </w:p>
    <w:p>
      <w:pPr>
        <w:pStyle w:val="40"/>
      </w:pPr>
      <w:bookmarkStart w:id="111" w:name="_Toc121734377"/>
      <w:bookmarkStart w:id="112" w:name="_Toc25557"/>
      <w:bookmarkStart w:id="113" w:name="_Toc161066865"/>
      <w:bookmarkStart w:id="114" w:name="_Toc120284111"/>
      <w:bookmarkStart w:id="115" w:name="_Toc120284321"/>
      <w:bookmarkStart w:id="116" w:name="_Toc29233"/>
      <w:bookmarkStart w:id="117" w:name="_Toc16258"/>
      <w:bookmarkStart w:id="118" w:name="_Toc16224"/>
      <w:bookmarkStart w:id="119" w:name="_Toc9181"/>
      <w:bookmarkStart w:id="120" w:name="_Toc17728"/>
      <w:bookmarkStart w:id="121" w:name="_Toc14378"/>
      <w:r>
        <w:rPr>
          <w:rFonts w:hint="eastAsia"/>
        </w:rPr>
        <w:t>登录测试</w:t>
      </w:r>
      <w:bookmarkEnd w:id="111"/>
      <w:bookmarkEnd w:id="112"/>
      <w:bookmarkEnd w:id="113"/>
      <w:bookmarkEnd w:id="114"/>
      <w:bookmarkEnd w:id="115"/>
      <w:r>
        <w:rPr>
          <w:rFonts w:hint="eastAsia"/>
        </w:rPr>
        <w:t>用例</w:t>
      </w:r>
      <w:bookmarkEnd w:id="116"/>
      <w:bookmarkEnd w:id="117"/>
      <w:bookmarkEnd w:id="118"/>
      <w:bookmarkEnd w:id="119"/>
      <w:bookmarkEnd w:id="120"/>
      <w:bookmarkEnd w:id="121"/>
    </w:p>
    <w:p>
      <w:pPr>
        <w:pStyle w:val="81"/>
        <w:spacing w:before="360" w:after="120"/>
      </w:pPr>
      <w:r>
        <w:rPr>
          <w:rFonts w:hint="eastAsia"/>
        </w:rPr>
        <w:t>表6-1 登录测试用例表</w:t>
      </w:r>
    </w:p>
    <w:tbl>
      <w:tblPr>
        <w:tblStyle w:val="20"/>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5"/>
        <w:gridCol w:w="1427"/>
        <w:gridCol w:w="2372"/>
        <w:gridCol w:w="1963"/>
        <w:gridCol w:w="1703"/>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420" w:type="pct"/>
            <w:tcBorders>
              <w:top w:val="single" w:color="auto" w:sz="12" w:space="0"/>
              <w:bottom w:val="single" w:color="auto" w:sz="8" w:space="0"/>
            </w:tcBorders>
            <w:shd w:val="clear" w:color="auto" w:fill="auto"/>
          </w:tcPr>
          <w:p>
            <w:pPr>
              <w:pStyle w:val="93"/>
              <w:rPr>
                <w:rFonts w:hint="default"/>
              </w:rPr>
            </w:pPr>
            <w:r>
              <w:t>序号</w:t>
            </w:r>
          </w:p>
        </w:tc>
        <w:tc>
          <w:tcPr>
            <w:tcW w:w="875" w:type="pct"/>
            <w:tcBorders>
              <w:top w:val="single" w:color="auto" w:sz="12" w:space="0"/>
              <w:bottom w:val="single" w:color="auto" w:sz="8" w:space="0"/>
            </w:tcBorders>
            <w:shd w:val="clear" w:color="auto" w:fill="auto"/>
          </w:tcPr>
          <w:p>
            <w:pPr>
              <w:pStyle w:val="93"/>
              <w:rPr>
                <w:rFonts w:hint="default"/>
              </w:rPr>
            </w:pPr>
            <w:r>
              <w:t>测试用例</w:t>
            </w:r>
          </w:p>
        </w:tc>
        <w:tc>
          <w:tcPr>
            <w:tcW w:w="1455" w:type="pct"/>
            <w:tcBorders>
              <w:top w:val="single" w:color="auto" w:sz="12" w:space="0"/>
              <w:bottom w:val="single" w:color="auto" w:sz="8" w:space="0"/>
            </w:tcBorders>
            <w:shd w:val="clear" w:color="auto" w:fill="auto"/>
          </w:tcPr>
          <w:p>
            <w:pPr>
              <w:pStyle w:val="93"/>
              <w:rPr>
                <w:rFonts w:hint="default"/>
              </w:rPr>
            </w:pPr>
            <w:r>
              <w:t>输入数据</w:t>
            </w:r>
          </w:p>
        </w:tc>
        <w:tc>
          <w:tcPr>
            <w:tcW w:w="1204" w:type="pct"/>
            <w:tcBorders>
              <w:top w:val="single" w:color="auto" w:sz="12" w:space="0"/>
              <w:bottom w:val="single" w:color="auto" w:sz="8" w:space="0"/>
            </w:tcBorders>
            <w:shd w:val="clear" w:color="auto" w:fill="auto"/>
          </w:tcPr>
          <w:p>
            <w:pPr>
              <w:pStyle w:val="93"/>
              <w:rPr>
                <w:rFonts w:hint="default"/>
              </w:rPr>
            </w:pPr>
            <w:r>
              <w:t>预期结果</w:t>
            </w:r>
          </w:p>
        </w:tc>
        <w:tc>
          <w:tcPr>
            <w:tcW w:w="1044" w:type="pct"/>
            <w:tcBorders>
              <w:top w:val="single" w:color="auto" w:sz="12" w:space="0"/>
              <w:bottom w:val="single" w:color="auto" w:sz="8" w:space="0"/>
            </w:tcBorders>
            <w:shd w:val="clear" w:color="auto" w:fill="auto"/>
          </w:tcPr>
          <w:p>
            <w:pPr>
              <w:pStyle w:val="93"/>
              <w:rPr>
                <w:rFonts w:hint="default"/>
              </w:rPr>
            </w:pPr>
            <w:r>
              <w:t>实际结果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420" w:type="pct"/>
            <w:tcBorders>
              <w:top w:val="single" w:color="auto" w:sz="8" w:space="0"/>
              <w:bottom w:val="nil"/>
            </w:tcBorders>
            <w:shd w:val="clear" w:color="auto" w:fill="auto"/>
            <w:vAlign w:val="center"/>
          </w:tcPr>
          <w:p>
            <w:pPr>
              <w:pStyle w:val="93"/>
              <w:rPr>
                <w:rFonts w:hint="default"/>
              </w:rPr>
            </w:pPr>
            <w:r>
              <w:t>1</w:t>
            </w:r>
          </w:p>
        </w:tc>
        <w:tc>
          <w:tcPr>
            <w:tcW w:w="875" w:type="pct"/>
            <w:tcBorders>
              <w:top w:val="single" w:color="auto" w:sz="8" w:space="0"/>
              <w:bottom w:val="nil"/>
            </w:tcBorders>
            <w:shd w:val="clear" w:color="auto" w:fill="auto"/>
            <w:vAlign w:val="center"/>
          </w:tcPr>
          <w:p>
            <w:pPr>
              <w:pStyle w:val="93"/>
              <w:rPr>
                <w:rFonts w:hint="default"/>
              </w:rPr>
            </w:pPr>
            <w:r>
              <w:t>用户名不存在</w:t>
            </w:r>
          </w:p>
        </w:tc>
        <w:tc>
          <w:tcPr>
            <w:tcW w:w="1455" w:type="pct"/>
            <w:tcBorders>
              <w:top w:val="single" w:color="auto" w:sz="8" w:space="0"/>
              <w:bottom w:val="nil"/>
            </w:tcBorders>
            <w:shd w:val="clear" w:color="auto" w:fill="auto"/>
            <w:vAlign w:val="center"/>
          </w:tcPr>
          <w:p>
            <w:pPr>
              <w:pStyle w:val="93"/>
              <w:rPr>
                <w:rFonts w:hint="eastAsia" w:eastAsia="宋体"/>
                <w:lang w:val="en-US" w:eastAsia="zh-CN"/>
              </w:rPr>
            </w:pPr>
            <w:r>
              <w:t>输入未注册用户</w:t>
            </w:r>
            <w:r>
              <w:rPr>
                <w:rFonts w:hint="eastAsia"/>
                <w:lang w:val="en-US" w:eastAsia="zh-CN"/>
              </w:rPr>
              <w:t>数据“user1”</w:t>
            </w:r>
          </w:p>
        </w:tc>
        <w:tc>
          <w:tcPr>
            <w:tcW w:w="1204" w:type="pct"/>
            <w:tcBorders>
              <w:top w:val="single" w:color="auto" w:sz="8" w:space="0"/>
              <w:bottom w:val="nil"/>
            </w:tcBorders>
            <w:shd w:val="clear" w:color="auto" w:fill="auto"/>
            <w:vAlign w:val="center"/>
          </w:tcPr>
          <w:p>
            <w:pPr>
              <w:pStyle w:val="93"/>
              <w:rPr>
                <w:rFonts w:hint="default"/>
              </w:rPr>
            </w:pPr>
            <w:r>
              <w:t>提示用户不存在</w:t>
            </w:r>
          </w:p>
        </w:tc>
        <w:tc>
          <w:tcPr>
            <w:tcW w:w="1044" w:type="pct"/>
            <w:tcBorders>
              <w:top w:val="single" w:color="auto" w:sz="8" w:space="0"/>
              <w:bottom w:val="nil"/>
            </w:tcBorders>
            <w:shd w:val="clear" w:color="auto" w:fill="auto"/>
            <w:vAlign w:val="center"/>
          </w:tcPr>
          <w:p>
            <w:pPr>
              <w:pStyle w:val="93"/>
              <w:rPr>
                <w:rFonts w:hint="default"/>
              </w:rPr>
            </w:pPr>
            <w:r>
              <w:t>提示用户不存在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420" w:type="pct"/>
            <w:tcBorders>
              <w:top w:val="nil"/>
              <w:bottom w:val="nil"/>
            </w:tcBorders>
            <w:shd w:val="clear" w:color="auto" w:fill="auto"/>
            <w:vAlign w:val="center"/>
          </w:tcPr>
          <w:p>
            <w:pPr>
              <w:pStyle w:val="93"/>
              <w:rPr>
                <w:rFonts w:hint="default"/>
              </w:rPr>
            </w:pPr>
            <w:r>
              <w:t>2</w:t>
            </w:r>
          </w:p>
        </w:tc>
        <w:tc>
          <w:tcPr>
            <w:tcW w:w="875" w:type="pct"/>
            <w:tcBorders>
              <w:top w:val="nil"/>
              <w:bottom w:val="nil"/>
            </w:tcBorders>
            <w:shd w:val="clear" w:color="auto" w:fill="auto"/>
            <w:vAlign w:val="center"/>
          </w:tcPr>
          <w:p>
            <w:pPr>
              <w:pStyle w:val="93"/>
              <w:rPr>
                <w:rFonts w:hint="default"/>
              </w:rPr>
            </w:pPr>
            <w:r>
              <w:t>密码为空</w:t>
            </w:r>
          </w:p>
        </w:tc>
        <w:tc>
          <w:tcPr>
            <w:tcW w:w="1455" w:type="pct"/>
            <w:tcBorders>
              <w:top w:val="nil"/>
              <w:bottom w:val="nil"/>
            </w:tcBorders>
            <w:shd w:val="clear" w:color="auto" w:fill="auto"/>
            <w:vAlign w:val="center"/>
          </w:tcPr>
          <w:p>
            <w:pPr>
              <w:pStyle w:val="93"/>
              <w:rPr>
                <w:rFonts w:hint="eastAsia" w:eastAsia="宋体"/>
                <w:lang w:eastAsia="zh-CN"/>
              </w:rPr>
            </w:pPr>
            <w:r>
              <w:t>密码输入空值</w:t>
            </w:r>
            <w:r>
              <w:rPr>
                <w:rFonts w:hint="eastAsia"/>
                <w:lang w:eastAsia="zh-CN"/>
              </w:rPr>
              <w:t>“”</w:t>
            </w:r>
          </w:p>
        </w:tc>
        <w:tc>
          <w:tcPr>
            <w:tcW w:w="1204" w:type="pct"/>
            <w:tcBorders>
              <w:top w:val="nil"/>
              <w:bottom w:val="nil"/>
            </w:tcBorders>
            <w:shd w:val="clear" w:color="auto" w:fill="auto"/>
            <w:vAlign w:val="center"/>
          </w:tcPr>
          <w:p>
            <w:pPr>
              <w:pStyle w:val="93"/>
              <w:rPr>
                <w:rFonts w:hint="default"/>
              </w:rPr>
            </w:pPr>
            <w:r>
              <w:t>密码为空</w:t>
            </w:r>
          </w:p>
        </w:tc>
        <w:tc>
          <w:tcPr>
            <w:tcW w:w="1044" w:type="pct"/>
            <w:tcBorders>
              <w:top w:val="nil"/>
              <w:bottom w:val="nil"/>
            </w:tcBorders>
            <w:shd w:val="clear" w:color="auto" w:fill="auto"/>
            <w:vAlign w:val="center"/>
          </w:tcPr>
          <w:p>
            <w:pPr>
              <w:pStyle w:val="93"/>
              <w:rPr>
                <w:rFonts w:hint="default"/>
              </w:rPr>
            </w:pPr>
            <w:r>
              <w:t>请输入密码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420" w:type="pct"/>
            <w:tcBorders>
              <w:top w:val="nil"/>
            </w:tcBorders>
            <w:shd w:val="clear" w:color="auto" w:fill="auto"/>
            <w:vAlign w:val="center"/>
          </w:tcPr>
          <w:p>
            <w:pPr>
              <w:pStyle w:val="93"/>
              <w:rPr>
                <w:rFonts w:hint="default"/>
              </w:rPr>
            </w:pPr>
            <w:r>
              <w:t>3</w:t>
            </w:r>
          </w:p>
        </w:tc>
        <w:tc>
          <w:tcPr>
            <w:tcW w:w="875" w:type="pct"/>
            <w:tcBorders>
              <w:top w:val="nil"/>
            </w:tcBorders>
            <w:shd w:val="clear" w:color="auto" w:fill="auto"/>
            <w:vAlign w:val="center"/>
          </w:tcPr>
          <w:p>
            <w:pPr>
              <w:pStyle w:val="93"/>
              <w:rPr>
                <w:rFonts w:hint="default"/>
              </w:rPr>
            </w:pPr>
            <w:r>
              <w:t>错误密码</w:t>
            </w:r>
          </w:p>
        </w:tc>
        <w:tc>
          <w:tcPr>
            <w:tcW w:w="1455" w:type="pct"/>
            <w:tcBorders>
              <w:top w:val="nil"/>
            </w:tcBorders>
            <w:shd w:val="clear" w:color="auto" w:fill="auto"/>
            <w:vAlign w:val="center"/>
          </w:tcPr>
          <w:p>
            <w:pPr>
              <w:pStyle w:val="93"/>
              <w:rPr>
                <w:rFonts w:hint="eastAsia" w:eastAsia="宋体"/>
                <w:lang w:eastAsia="zh-CN"/>
              </w:rPr>
            </w:pPr>
            <w:r>
              <w:t>输入错误密码</w:t>
            </w:r>
            <w:r>
              <w:rPr>
                <w:rFonts w:hint="eastAsia"/>
                <w:lang w:eastAsia="zh-CN"/>
              </w:rPr>
              <w:t>“</w:t>
            </w:r>
            <w:r>
              <w:rPr>
                <w:rFonts w:hint="eastAsia"/>
                <w:lang w:val="en-US" w:eastAsia="zh-CN"/>
              </w:rPr>
              <w:t>123456</w:t>
            </w:r>
            <w:r>
              <w:rPr>
                <w:rFonts w:hint="eastAsia"/>
                <w:lang w:eastAsia="zh-CN"/>
              </w:rPr>
              <w:t>”</w:t>
            </w:r>
          </w:p>
        </w:tc>
        <w:tc>
          <w:tcPr>
            <w:tcW w:w="1204" w:type="pct"/>
            <w:tcBorders>
              <w:top w:val="nil"/>
            </w:tcBorders>
            <w:shd w:val="clear" w:color="auto" w:fill="auto"/>
            <w:vAlign w:val="center"/>
          </w:tcPr>
          <w:p>
            <w:pPr>
              <w:pStyle w:val="93"/>
              <w:rPr>
                <w:rFonts w:hint="default"/>
              </w:rPr>
            </w:pPr>
            <w:r>
              <w:t>提示密码错误</w:t>
            </w:r>
          </w:p>
        </w:tc>
        <w:tc>
          <w:tcPr>
            <w:tcW w:w="1044" w:type="pct"/>
            <w:tcBorders>
              <w:top w:val="nil"/>
            </w:tcBorders>
            <w:shd w:val="clear" w:color="auto" w:fill="auto"/>
            <w:vAlign w:val="center"/>
          </w:tcPr>
          <w:p>
            <w:pPr>
              <w:pStyle w:val="93"/>
              <w:rPr>
                <w:rFonts w:hint="default"/>
              </w:rPr>
            </w:pPr>
            <w:r>
              <w:t>提示用户名或密码错误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7" w:hRule="atLeast"/>
          <w:jc w:val="center"/>
        </w:trPr>
        <w:tc>
          <w:tcPr>
            <w:tcW w:w="420" w:type="pct"/>
            <w:shd w:val="clear" w:color="auto" w:fill="auto"/>
            <w:vAlign w:val="center"/>
          </w:tcPr>
          <w:p>
            <w:pPr>
              <w:pStyle w:val="93"/>
              <w:rPr>
                <w:rFonts w:hint="default"/>
              </w:rPr>
            </w:pPr>
            <w:r>
              <w:t>4</w:t>
            </w:r>
          </w:p>
        </w:tc>
        <w:tc>
          <w:tcPr>
            <w:tcW w:w="875" w:type="pct"/>
            <w:shd w:val="clear" w:color="auto" w:fill="auto"/>
            <w:vAlign w:val="center"/>
          </w:tcPr>
          <w:p>
            <w:pPr>
              <w:pStyle w:val="93"/>
              <w:rPr>
                <w:rFonts w:hint="default"/>
              </w:rPr>
            </w:pPr>
            <w:r>
              <w:t>用户登录</w:t>
            </w:r>
          </w:p>
        </w:tc>
        <w:tc>
          <w:tcPr>
            <w:tcW w:w="1455" w:type="pct"/>
            <w:shd w:val="clear" w:color="auto" w:fill="auto"/>
            <w:vAlign w:val="center"/>
          </w:tcPr>
          <w:p>
            <w:pPr>
              <w:pStyle w:val="93"/>
              <w:rPr>
                <w:rFonts w:hint="default"/>
              </w:rPr>
            </w:pPr>
            <w:r>
              <w:t>输入注册的用户名</w:t>
            </w:r>
            <w:r>
              <w:rPr>
                <w:rFonts w:hint="eastAsia"/>
                <w:lang w:val="en-US" w:eastAsia="zh-CN"/>
              </w:rPr>
              <w:t>“user”</w:t>
            </w:r>
            <w:r>
              <w:t>，输入用户密码</w:t>
            </w:r>
            <w:r>
              <w:rPr>
                <w:rFonts w:hint="eastAsia"/>
                <w:lang w:val="en-US" w:eastAsia="zh-CN"/>
              </w:rPr>
              <w:t>“user123”</w:t>
            </w:r>
          </w:p>
        </w:tc>
        <w:tc>
          <w:tcPr>
            <w:tcW w:w="1204" w:type="pct"/>
            <w:shd w:val="clear" w:color="auto" w:fill="auto"/>
            <w:vAlign w:val="center"/>
          </w:tcPr>
          <w:p>
            <w:pPr>
              <w:pStyle w:val="93"/>
              <w:rPr>
                <w:rFonts w:hint="default"/>
              </w:rPr>
            </w:pPr>
            <w:r>
              <w:t>正常登录，跳转到首页</w:t>
            </w:r>
          </w:p>
        </w:tc>
        <w:tc>
          <w:tcPr>
            <w:tcW w:w="1044" w:type="pct"/>
            <w:shd w:val="clear" w:color="auto" w:fill="auto"/>
            <w:vAlign w:val="center"/>
          </w:tcPr>
          <w:p>
            <w:pPr>
              <w:pStyle w:val="93"/>
              <w:rPr>
                <w:rFonts w:hint="default"/>
              </w:rPr>
            </w:pPr>
            <w:r>
              <w:t>正常登录，跳转到首页</w:t>
            </w:r>
          </w:p>
        </w:tc>
      </w:tr>
    </w:tbl>
    <w:p>
      <w:pPr>
        <w:pStyle w:val="40"/>
        <w:pBdr>
          <w:bottom w:val="single" w:color="auto" w:sz="4" w:space="0"/>
        </w:pBdr>
        <w:rPr>
          <w:del w:id="5" w:author="幸运超级加倍" w:date="2025-07-17T14:50:34Z"/>
        </w:rPr>
      </w:pPr>
      <w:del w:id="6" w:author="幸运超级加倍" w:date="2025-07-17T14:50:34Z">
        <w:bookmarkStart w:id="122" w:name="_Toc11962"/>
        <w:bookmarkStart w:id="123" w:name="_Toc20525"/>
        <w:bookmarkStart w:id="124" w:name="_Toc32125"/>
        <w:bookmarkStart w:id="125" w:name="_Toc24204"/>
        <w:bookmarkStart w:id="126" w:name="_Toc14826"/>
        <w:bookmarkStart w:id="127" w:name="_Toc21986"/>
        <w:r>
          <w:rPr>
            <w:rFonts w:hint="eastAsia"/>
          </w:rPr>
          <w:delText>注册测试用例</w:delText>
        </w:r>
        <w:bookmarkEnd w:id="122"/>
        <w:bookmarkEnd w:id="123"/>
        <w:bookmarkEnd w:id="124"/>
        <w:bookmarkEnd w:id="125"/>
        <w:bookmarkEnd w:id="126"/>
        <w:bookmarkEnd w:id="127"/>
      </w:del>
    </w:p>
    <w:p>
      <w:pPr>
        <w:pStyle w:val="81"/>
        <w:spacing w:before="360" w:after="120"/>
        <w:rPr>
          <w:del w:id="7" w:author="幸运超级加倍" w:date="2025-07-17T14:50:34Z"/>
        </w:rPr>
      </w:pPr>
      <w:del w:id="8" w:author="幸运超级加倍" w:date="2025-07-17T14:50:34Z">
        <w:r>
          <w:rPr>
            <w:rFonts w:hint="eastAsia"/>
          </w:rPr>
          <w:delText>表6-2 注册测试用例表</w:delText>
        </w:r>
      </w:del>
    </w:p>
    <w:tbl>
      <w:tblPr>
        <w:tblStyle w:val="20"/>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4"/>
        <w:gridCol w:w="1808"/>
        <w:gridCol w:w="2337"/>
        <w:gridCol w:w="1518"/>
        <w:gridCol w:w="1803"/>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 w:hRule="atLeast"/>
          <w:jc w:val="center"/>
          <w:del w:id="9" w:author="幸运超级加倍" w:date="2025-07-17T14:50:34Z"/>
        </w:trPr>
        <w:tc>
          <w:tcPr>
            <w:tcW w:w="419" w:type="pct"/>
            <w:tcBorders>
              <w:top w:val="single" w:color="auto" w:sz="12" w:space="0"/>
              <w:bottom w:val="single" w:color="auto" w:sz="8" w:space="0"/>
            </w:tcBorders>
            <w:shd w:val="clear" w:color="auto" w:fill="auto"/>
          </w:tcPr>
          <w:p>
            <w:pPr>
              <w:pStyle w:val="93"/>
              <w:rPr>
                <w:del w:id="10" w:author="幸运超级加倍" w:date="2025-07-17T14:50:34Z"/>
                <w:rFonts w:hint="default"/>
              </w:rPr>
            </w:pPr>
            <w:del w:id="11" w:author="幸运超级加倍" w:date="2025-07-17T14:50:34Z">
              <w:r>
                <w:rPr/>
                <w:delText>序号</w:delText>
              </w:r>
            </w:del>
          </w:p>
        </w:tc>
        <w:tc>
          <w:tcPr>
            <w:tcW w:w="1109" w:type="pct"/>
            <w:tcBorders>
              <w:top w:val="single" w:color="auto" w:sz="12" w:space="0"/>
              <w:bottom w:val="single" w:color="auto" w:sz="8" w:space="0"/>
            </w:tcBorders>
            <w:shd w:val="clear" w:color="auto" w:fill="auto"/>
          </w:tcPr>
          <w:p>
            <w:pPr>
              <w:pStyle w:val="93"/>
              <w:rPr>
                <w:del w:id="12" w:author="幸运超级加倍" w:date="2025-07-17T14:50:34Z"/>
                <w:rFonts w:hint="default"/>
              </w:rPr>
            </w:pPr>
            <w:del w:id="13" w:author="幸运超级加倍" w:date="2025-07-17T14:50:34Z">
              <w:r>
                <w:rPr/>
                <w:delText>测试用例</w:delText>
              </w:r>
            </w:del>
          </w:p>
        </w:tc>
        <w:tc>
          <w:tcPr>
            <w:tcW w:w="1433" w:type="pct"/>
            <w:tcBorders>
              <w:top w:val="single" w:color="auto" w:sz="12" w:space="0"/>
              <w:bottom w:val="single" w:color="auto" w:sz="8" w:space="0"/>
            </w:tcBorders>
            <w:shd w:val="clear" w:color="auto" w:fill="auto"/>
          </w:tcPr>
          <w:p>
            <w:pPr>
              <w:pStyle w:val="93"/>
              <w:rPr>
                <w:del w:id="14" w:author="幸运超级加倍" w:date="2025-07-17T14:50:34Z"/>
                <w:rFonts w:hint="default"/>
              </w:rPr>
            </w:pPr>
            <w:del w:id="15" w:author="幸运超级加倍" w:date="2025-07-17T14:50:34Z">
              <w:r>
                <w:rPr/>
                <w:delText>输入数据</w:delText>
              </w:r>
            </w:del>
          </w:p>
        </w:tc>
        <w:tc>
          <w:tcPr>
            <w:tcW w:w="931" w:type="pct"/>
            <w:tcBorders>
              <w:top w:val="single" w:color="auto" w:sz="12" w:space="0"/>
              <w:bottom w:val="single" w:color="auto" w:sz="8" w:space="0"/>
            </w:tcBorders>
            <w:shd w:val="clear" w:color="auto" w:fill="auto"/>
          </w:tcPr>
          <w:p>
            <w:pPr>
              <w:pStyle w:val="93"/>
              <w:rPr>
                <w:del w:id="16" w:author="幸运超级加倍" w:date="2025-07-17T14:50:34Z"/>
                <w:rFonts w:hint="default"/>
              </w:rPr>
            </w:pPr>
            <w:del w:id="17" w:author="幸运超级加倍" w:date="2025-07-17T14:50:34Z">
              <w:r>
                <w:rPr/>
                <w:delText>预期结果</w:delText>
              </w:r>
            </w:del>
          </w:p>
        </w:tc>
        <w:tc>
          <w:tcPr>
            <w:tcW w:w="1106" w:type="pct"/>
            <w:tcBorders>
              <w:top w:val="single" w:color="auto" w:sz="12" w:space="0"/>
              <w:bottom w:val="single" w:color="auto" w:sz="8" w:space="0"/>
            </w:tcBorders>
            <w:shd w:val="clear" w:color="auto" w:fill="auto"/>
          </w:tcPr>
          <w:p>
            <w:pPr>
              <w:pStyle w:val="93"/>
              <w:rPr>
                <w:del w:id="18" w:author="幸运超级加倍" w:date="2025-07-17T14:50:34Z"/>
                <w:rFonts w:hint="default"/>
              </w:rPr>
            </w:pPr>
            <w:del w:id="19" w:author="幸运超级加倍" w:date="2025-07-17T14:50:34Z">
              <w:r>
                <w:rPr/>
                <w:delText>实际结果</w:delText>
              </w:r>
            </w:del>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del w:id="20" w:author="幸运超级加倍" w:date="2025-07-17T14:50:34Z"/>
        </w:trPr>
        <w:tc>
          <w:tcPr>
            <w:tcW w:w="419" w:type="pct"/>
            <w:tcBorders>
              <w:top w:val="single" w:color="auto" w:sz="8" w:space="0"/>
              <w:bottom w:val="single" w:color="auto" w:sz="12" w:space="0"/>
            </w:tcBorders>
            <w:shd w:val="clear" w:color="auto" w:fill="auto"/>
            <w:vAlign w:val="center"/>
          </w:tcPr>
          <w:p>
            <w:pPr>
              <w:pStyle w:val="93"/>
              <w:rPr>
                <w:del w:id="21" w:author="幸运超级加倍" w:date="2025-07-17T14:50:34Z"/>
                <w:rFonts w:hint="default"/>
              </w:rPr>
            </w:pPr>
            <w:del w:id="22" w:author="幸运超级加倍" w:date="2025-07-17T14:50:34Z">
              <w:r>
                <w:rPr/>
                <w:delText>1</w:delText>
              </w:r>
            </w:del>
          </w:p>
        </w:tc>
        <w:tc>
          <w:tcPr>
            <w:tcW w:w="1109" w:type="pct"/>
            <w:tcBorders>
              <w:top w:val="single" w:color="auto" w:sz="8" w:space="0"/>
              <w:bottom w:val="single" w:color="auto" w:sz="12" w:space="0"/>
            </w:tcBorders>
            <w:shd w:val="clear" w:color="auto" w:fill="auto"/>
            <w:vAlign w:val="center"/>
          </w:tcPr>
          <w:p>
            <w:pPr>
              <w:pStyle w:val="93"/>
              <w:rPr>
                <w:del w:id="23" w:author="幸运超级加倍" w:date="2025-07-17T14:50:34Z"/>
                <w:rFonts w:hint="default"/>
              </w:rPr>
            </w:pPr>
            <w:del w:id="24" w:author="幸运超级加倍" w:date="2025-07-17T14:50:34Z">
              <w:r>
                <w:rPr/>
                <w:delText>用户名为空</w:delText>
              </w:r>
            </w:del>
          </w:p>
        </w:tc>
        <w:tc>
          <w:tcPr>
            <w:tcW w:w="1433" w:type="pct"/>
            <w:tcBorders>
              <w:top w:val="single" w:color="auto" w:sz="8" w:space="0"/>
              <w:bottom w:val="single" w:color="auto" w:sz="12" w:space="0"/>
            </w:tcBorders>
            <w:shd w:val="clear" w:color="auto" w:fill="auto"/>
            <w:vAlign w:val="center"/>
          </w:tcPr>
          <w:p>
            <w:pPr>
              <w:pStyle w:val="93"/>
              <w:rPr>
                <w:del w:id="25" w:author="幸运超级加倍" w:date="2025-07-17T14:50:34Z"/>
                <w:rFonts w:hint="eastAsia" w:eastAsia="宋体"/>
                <w:lang w:eastAsia="zh-CN"/>
              </w:rPr>
            </w:pPr>
            <w:del w:id="26" w:author="幸运超级加倍" w:date="2025-07-17T14:50:34Z">
              <w:r>
                <w:rPr/>
                <w:delText>用户不输入值</w:delText>
              </w:r>
            </w:del>
            <w:del w:id="27" w:author="幸运超级加倍" w:date="2025-07-17T14:50:34Z">
              <w:r>
                <w:rPr>
                  <w:rFonts w:hint="eastAsia"/>
                  <w:lang w:eastAsia="zh-CN"/>
                </w:rPr>
                <w:delText>“”</w:delText>
              </w:r>
            </w:del>
          </w:p>
        </w:tc>
        <w:tc>
          <w:tcPr>
            <w:tcW w:w="931" w:type="pct"/>
            <w:tcBorders>
              <w:top w:val="single" w:color="auto" w:sz="8" w:space="0"/>
              <w:bottom w:val="single" w:color="auto" w:sz="12" w:space="0"/>
            </w:tcBorders>
            <w:shd w:val="clear" w:color="auto" w:fill="auto"/>
            <w:vAlign w:val="center"/>
          </w:tcPr>
          <w:p>
            <w:pPr>
              <w:pStyle w:val="93"/>
              <w:rPr>
                <w:del w:id="28" w:author="幸运超级加倍" w:date="2025-07-17T14:50:34Z"/>
                <w:rFonts w:hint="default"/>
              </w:rPr>
            </w:pPr>
            <w:del w:id="29" w:author="幸运超级加倍" w:date="2025-07-17T14:50:34Z">
              <w:r>
                <w:rPr/>
                <w:delText>提示用户名不能为空</w:delText>
              </w:r>
            </w:del>
          </w:p>
        </w:tc>
        <w:tc>
          <w:tcPr>
            <w:tcW w:w="1106" w:type="pct"/>
            <w:tcBorders>
              <w:top w:val="single" w:color="auto" w:sz="8" w:space="0"/>
              <w:bottom w:val="single" w:color="auto" w:sz="12" w:space="0"/>
            </w:tcBorders>
            <w:shd w:val="clear" w:color="auto" w:fill="auto"/>
            <w:vAlign w:val="center"/>
          </w:tcPr>
          <w:p>
            <w:pPr>
              <w:pStyle w:val="93"/>
              <w:rPr>
                <w:del w:id="30" w:author="幸运超级加倍" w:date="2025-07-17T14:50:34Z"/>
                <w:rFonts w:hint="default"/>
              </w:rPr>
            </w:pPr>
            <w:del w:id="31" w:author="幸运超级加倍" w:date="2025-07-17T14:50:34Z">
              <w:r>
                <w:rPr/>
                <w:delText>提示用户名不能为空</w:delText>
              </w:r>
            </w:del>
          </w:p>
        </w:tc>
      </w:tr>
    </w:tbl>
    <w:p>
      <w:pPr>
        <w:pStyle w:val="81"/>
        <w:spacing w:before="360" w:after="120"/>
        <w:rPr>
          <w:del w:id="32" w:author="幸运超级加倍" w:date="2025-07-17T14:50:34Z"/>
          <w:rFonts w:hint="eastAsia"/>
        </w:rPr>
      </w:pPr>
    </w:p>
    <w:p>
      <w:pPr>
        <w:pStyle w:val="81"/>
        <w:spacing w:before="360" w:after="120"/>
        <w:rPr>
          <w:del w:id="33" w:author="幸运超级加倍" w:date="2025-07-17T14:50:34Z"/>
        </w:rPr>
      </w:pPr>
      <w:del w:id="34" w:author="幸运超级加倍" w:date="2025-07-17T14:50:34Z">
        <w:r>
          <w:rPr>
            <w:rFonts w:hint="eastAsia"/>
          </w:rPr>
          <w:delText>续表6-2 注册测试用例表</w:delText>
        </w:r>
      </w:del>
    </w:p>
    <w:tbl>
      <w:tblPr>
        <w:tblStyle w:val="20"/>
        <w:tblW w:w="500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3"/>
        <w:gridCol w:w="1995"/>
        <w:gridCol w:w="2111"/>
        <w:gridCol w:w="1682"/>
        <w:gridCol w:w="1707"/>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del w:id="35" w:author="幸运超级加倍" w:date="2025-07-17T14:50:34Z"/>
        </w:trPr>
        <w:tc>
          <w:tcPr>
            <w:tcW w:w="663" w:type="dxa"/>
            <w:tcBorders>
              <w:top w:val="single" w:color="auto" w:sz="12" w:space="0"/>
              <w:bottom w:val="single" w:color="auto" w:sz="8" w:space="0"/>
            </w:tcBorders>
            <w:shd w:val="clear" w:color="auto" w:fill="auto"/>
          </w:tcPr>
          <w:p>
            <w:pPr>
              <w:pStyle w:val="93"/>
              <w:rPr>
                <w:del w:id="36" w:author="幸运超级加倍" w:date="2025-07-17T14:50:34Z"/>
                <w:rFonts w:hint="default"/>
              </w:rPr>
            </w:pPr>
            <w:del w:id="37" w:author="幸运超级加倍" w:date="2025-07-17T14:50:34Z">
              <w:r>
                <w:rPr/>
                <w:delText>序号</w:delText>
              </w:r>
            </w:del>
          </w:p>
        </w:tc>
        <w:tc>
          <w:tcPr>
            <w:tcW w:w="1995" w:type="dxa"/>
            <w:tcBorders>
              <w:top w:val="single" w:color="auto" w:sz="12" w:space="0"/>
              <w:bottom w:val="single" w:color="auto" w:sz="8" w:space="0"/>
            </w:tcBorders>
            <w:shd w:val="clear" w:color="auto" w:fill="auto"/>
          </w:tcPr>
          <w:p>
            <w:pPr>
              <w:pStyle w:val="93"/>
              <w:rPr>
                <w:del w:id="38" w:author="幸运超级加倍" w:date="2025-07-17T14:50:34Z"/>
                <w:rFonts w:hint="default"/>
              </w:rPr>
            </w:pPr>
            <w:del w:id="39" w:author="幸运超级加倍" w:date="2025-07-17T14:50:34Z">
              <w:r>
                <w:rPr/>
                <w:delText>测试用例</w:delText>
              </w:r>
            </w:del>
          </w:p>
        </w:tc>
        <w:tc>
          <w:tcPr>
            <w:tcW w:w="2111" w:type="dxa"/>
            <w:tcBorders>
              <w:top w:val="single" w:color="auto" w:sz="12" w:space="0"/>
              <w:bottom w:val="single" w:color="auto" w:sz="8" w:space="0"/>
            </w:tcBorders>
            <w:shd w:val="clear" w:color="auto" w:fill="auto"/>
          </w:tcPr>
          <w:p>
            <w:pPr>
              <w:pStyle w:val="93"/>
              <w:rPr>
                <w:del w:id="40" w:author="幸运超级加倍" w:date="2025-07-17T14:50:34Z"/>
                <w:rFonts w:hint="default"/>
              </w:rPr>
            </w:pPr>
            <w:del w:id="41" w:author="幸运超级加倍" w:date="2025-07-17T14:50:34Z">
              <w:r>
                <w:rPr/>
                <w:delText>输入数据</w:delText>
              </w:r>
            </w:del>
          </w:p>
        </w:tc>
        <w:tc>
          <w:tcPr>
            <w:tcW w:w="1682" w:type="dxa"/>
            <w:tcBorders>
              <w:top w:val="single" w:color="auto" w:sz="12" w:space="0"/>
              <w:bottom w:val="single" w:color="auto" w:sz="8" w:space="0"/>
            </w:tcBorders>
            <w:shd w:val="clear" w:color="auto" w:fill="auto"/>
          </w:tcPr>
          <w:p>
            <w:pPr>
              <w:pStyle w:val="93"/>
              <w:rPr>
                <w:del w:id="42" w:author="幸运超级加倍" w:date="2025-07-17T14:50:34Z"/>
                <w:rFonts w:hint="default"/>
              </w:rPr>
            </w:pPr>
            <w:del w:id="43" w:author="幸运超级加倍" w:date="2025-07-17T14:50:34Z">
              <w:r>
                <w:rPr/>
                <w:delText>预期结果</w:delText>
              </w:r>
            </w:del>
          </w:p>
        </w:tc>
        <w:tc>
          <w:tcPr>
            <w:tcW w:w="1707" w:type="dxa"/>
            <w:tcBorders>
              <w:top w:val="single" w:color="auto" w:sz="12" w:space="0"/>
              <w:bottom w:val="single" w:color="auto" w:sz="8" w:space="0"/>
            </w:tcBorders>
            <w:shd w:val="clear" w:color="auto" w:fill="auto"/>
          </w:tcPr>
          <w:p>
            <w:pPr>
              <w:pStyle w:val="93"/>
              <w:rPr>
                <w:del w:id="44" w:author="幸运超级加倍" w:date="2025-07-17T14:50:34Z"/>
                <w:rFonts w:hint="default"/>
              </w:rPr>
            </w:pPr>
            <w:del w:id="45" w:author="幸运超级加倍" w:date="2025-07-17T14:50:34Z">
              <w:r>
                <w:rPr/>
                <w:delText>实际结果</w:delText>
              </w:r>
            </w:del>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4" w:hRule="atLeast"/>
          <w:jc w:val="center"/>
          <w:del w:id="46" w:author="幸运超级加倍" w:date="2025-07-17T14:50:34Z"/>
        </w:trPr>
        <w:tc>
          <w:tcPr>
            <w:tcW w:w="663" w:type="dxa"/>
            <w:tcBorders>
              <w:top w:val="single" w:color="auto" w:sz="8" w:space="0"/>
              <w:bottom w:val="nil"/>
            </w:tcBorders>
            <w:shd w:val="clear" w:color="auto" w:fill="auto"/>
            <w:vAlign w:val="center"/>
          </w:tcPr>
          <w:p>
            <w:pPr>
              <w:pStyle w:val="93"/>
              <w:rPr>
                <w:del w:id="47" w:author="幸运超级加倍" w:date="2025-07-17T14:50:34Z"/>
              </w:rPr>
            </w:pPr>
            <w:del w:id="48" w:author="幸运超级加倍" w:date="2025-07-17T14:50:34Z">
              <w:r>
                <w:rPr>
                  <w:rFonts w:hint="eastAsia"/>
                </w:rPr>
                <w:delText>2</w:delText>
              </w:r>
            </w:del>
          </w:p>
        </w:tc>
        <w:tc>
          <w:tcPr>
            <w:tcW w:w="1995" w:type="dxa"/>
            <w:tcBorders>
              <w:top w:val="single" w:color="auto" w:sz="8" w:space="0"/>
              <w:bottom w:val="nil"/>
            </w:tcBorders>
            <w:shd w:val="clear" w:color="auto" w:fill="auto"/>
            <w:vAlign w:val="center"/>
          </w:tcPr>
          <w:p>
            <w:pPr>
              <w:pStyle w:val="93"/>
              <w:rPr>
                <w:del w:id="49" w:author="幸运超级加倍" w:date="2025-07-17T14:50:34Z"/>
              </w:rPr>
            </w:pPr>
            <w:del w:id="50" w:author="幸运超级加倍" w:date="2025-07-17T14:50:34Z">
              <w:r>
                <w:rPr>
                  <w:rFonts w:hint="eastAsia"/>
                </w:rPr>
                <w:delText>密码和确认密码不一致</w:delText>
              </w:r>
            </w:del>
          </w:p>
        </w:tc>
        <w:tc>
          <w:tcPr>
            <w:tcW w:w="2111" w:type="dxa"/>
            <w:tcBorders>
              <w:top w:val="single" w:color="auto" w:sz="8" w:space="0"/>
              <w:bottom w:val="nil"/>
            </w:tcBorders>
            <w:shd w:val="clear" w:color="auto" w:fill="auto"/>
            <w:vAlign w:val="center"/>
          </w:tcPr>
          <w:p>
            <w:pPr>
              <w:pStyle w:val="93"/>
              <w:rPr>
                <w:del w:id="51" w:author="幸运超级加倍" w:date="2025-07-17T14:50:34Z"/>
              </w:rPr>
            </w:pPr>
            <w:del w:id="52" w:author="幸运超级加倍" w:date="2025-07-17T14:50:34Z">
              <w:r>
                <w:rPr>
                  <w:rFonts w:hint="eastAsia"/>
                </w:rPr>
                <w:delText>密码“123456”和确认密码“pass123456”输入不同的值</w:delText>
              </w:r>
            </w:del>
          </w:p>
        </w:tc>
        <w:tc>
          <w:tcPr>
            <w:tcW w:w="1682" w:type="dxa"/>
            <w:tcBorders>
              <w:top w:val="single" w:color="auto" w:sz="8" w:space="0"/>
              <w:bottom w:val="nil"/>
            </w:tcBorders>
            <w:shd w:val="clear" w:color="auto" w:fill="auto"/>
            <w:vAlign w:val="center"/>
          </w:tcPr>
          <w:p>
            <w:pPr>
              <w:pStyle w:val="93"/>
              <w:rPr>
                <w:del w:id="53" w:author="幸运超级加倍" w:date="2025-07-17T14:50:34Z"/>
              </w:rPr>
            </w:pPr>
            <w:del w:id="54" w:author="幸运超级加倍" w:date="2025-07-17T14:50:34Z">
              <w:r>
                <w:rPr>
                  <w:rFonts w:hint="eastAsia"/>
                </w:rPr>
                <w:delText>提示两次密码不一致</w:delText>
              </w:r>
            </w:del>
          </w:p>
        </w:tc>
        <w:tc>
          <w:tcPr>
            <w:tcW w:w="1707" w:type="dxa"/>
            <w:tcBorders>
              <w:top w:val="single" w:color="auto" w:sz="8" w:space="0"/>
              <w:bottom w:val="nil"/>
            </w:tcBorders>
            <w:shd w:val="clear" w:color="auto" w:fill="auto"/>
            <w:vAlign w:val="center"/>
          </w:tcPr>
          <w:p>
            <w:pPr>
              <w:pStyle w:val="93"/>
              <w:rPr>
                <w:del w:id="55" w:author="幸运超级加倍" w:date="2025-07-17T14:50:34Z"/>
              </w:rPr>
            </w:pPr>
            <w:del w:id="56" w:author="幸运超级加倍" w:date="2025-07-17T14:50:34Z">
              <w:r>
                <w:rPr>
                  <w:rFonts w:hint="eastAsia"/>
                </w:rPr>
                <w:delText>提示两次密码不一致</w:delText>
              </w:r>
            </w:del>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9" w:hRule="atLeast"/>
          <w:jc w:val="center"/>
          <w:del w:id="57" w:author="幸运超级加倍" w:date="2025-07-17T14:50:34Z"/>
        </w:trPr>
        <w:tc>
          <w:tcPr>
            <w:tcW w:w="663" w:type="dxa"/>
            <w:tcBorders>
              <w:top w:val="nil"/>
            </w:tcBorders>
            <w:shd w:val="clear" w:color="auto" w:fill="auto"/>
            <w:vAlign w:val="center"/>
          </w:tcPr>
          <w:p>
            <w:pPr>
              <w:pStyle w:val="93"/>
              <w:rPr>
                <w:del w:id="58" w:author="幸运超级加倍" w:date="2025-07-17T14:50:34Z"/>
                <w:rFonts w:hint="default"/>
              </w:rPr>
            </w:pPr>
            <w:del w:id="59" w:author="幸运超级加倍" w:date="2025-07-17T14:50:34Z">
              <w:r>
                <w:rPr/>
                <w:delText>3</w:delText>
              </w:r>
            </w:del>
          </w:p>
        </w:tc>
        <w:tc>
          <w:tcPr>
            <w:tcW w:w="1995" w:type="dxa"/>
            <w:tcBorders>
              <w:top w:val="nil"/>
            </w:tcBorders>
            <w:shd w:val="clear" w:color="auto" w:fill="auto"/>
            <w:vAlign w:val="center"/>
          </w:tcPr>
          <w:p>
            <w:pPr>
              <w:pStyle w:val="93"/>
              <w:rPr>
                <w:del w:id="60" w:author="幸运超级加倍" w:date="2025-07-17T14:50:34Z"/>
                <w:rFonts w:hint="default"/>
              </w:rPr>
            </w:pPr>
            <w:del w:id="61" w:author="幸运超级加倍" w:date="2025-07-17T14:50:34Z">
              <w:r>
                <w:rPr/>
                <w:delText>输入用户名和密码</w:delText>
              </w:r>
            </w:del>
          </w:p>
        </w:tc>
        <w:tc>
          <w:tcPr>
            <w:tcW w:w="2111" w:type="dxa"/>
            <w:tcBorders>
              <w:top w:val="nil"/>
            </w:tcBorders>
            <w:shd w:val="clear" w:color="auto" w:fill="auto"/>
            <w:vAlign w:val="center"/>
          </w:tcPr>
          <w:p>
            <w:pPr>
              <w:pStyle w:val="93"/>
              <w:rPr>
                <w:del w:id="62" w:author="幸运超级加倍" w:date="2025-07-17T14:50:34Z"/>
                <w:rFonts w:hint="default"/>
              </w:rPr>
            </w:pPr>
            <w:del w:id="63" w:author="幸运超级加倍" w:date="2025-07-17T14:50:34Z">
              <w:r>
                <w:rPr/>
                <w:delText>输入正确的用户名</w:delText>
              </w:r>
            </w:del>
            <w:del w:id="64" w:author="幸运超级加倍" w:date="2025-07-17T14:50:34Z">
              <w:r>
                <w:rPr>
                  <w:rFonts w:hint="eastAsia"/>
                  <w:lang w:val="en-US" w:eastAsia="zh-CN"/>
                </w:rPr>
                <w:delText>admin</w:delText>
              </w:r>
            </w:del>
            <w:del w:id="65" w:author="幸运超级加倍" w:date="2025-07-17T14:50:34Z">
              <w:r>
                <w:rPr/>
                <w:delText>和密码</w:delText>
              </w:r>
            </w:del>
            <w:del w:id="66" w:author="幸运超级加倍" w:date="2025-07-17T14:50:34Z">
              <w:r>
                <w:rPr>
                  <w:rFonts w:hint="eastAsia"/>
                  <w:lang w:val="en-US" w:eastAsia="zh-CN"/>
                </w:rPr>
                <w:delText>admin</w:delText>
              </w:r>
            </w:del>
          </w:p>
        </w:tc>
        <w:tc>
          <w:tcPr>
            <w:tcW w:w="1682" w:type="dxa"/>
            <w:tcBorders>
              <w:top w:val="nil"/>
            </w:tcBorders>
            <w:shd w:val="clear" w:color="auto" w:fill="auto"/>
            <w:vAlign w:val="center"/>
          </w:tcPr>
          <w:p>
            <w:pPr>
              <w:pStyle w:val="93"/>
              <w:rPr>
                <w:del w:id="67" w:author="幸运超级加倍" w:date="2025-07-17T14:50:34Z"/>
                <w:rFonts w:hint="default"/>
              </w:rPr>
            </w:pPr>
            <w:del w:id="68" w:author="幸运超级加倍" w:date="2025-07-17T14:50:34Z">
              <w:r>
                <w:rPr/>
                <w:delText>正常注册，跳转到登录页</w:delText>
              </w:r>
            </w:del>
          </w:p>
        </w:tc>
        <w:tc>
          <w:tcPr>
            <w:tcW w:w="1707" w:type="dxa"/>
            <w:tcBorders>
              <w:top w:val="nil"/>
            </w:tcBorders>
            <w:shd w:val="clear" w:color="auto" w:fill="auto"/>
            <w:vAlign w:val="center"/>
          </w:tcPr>
          <w:p>
            <w:pPr>
              <w:pStyle w:val="93"/>
              <w:rPr>
                <w:del w:id="69" w:author="幸运超级加倍" w:date="2025-07-17T14:50:34Z"/>
                <w:rFonts w:hint="default"/>
              </w:rPr>
            </w:pPr>
            <w:del w:id="70" w:author="幸运超级加倍" w:date="2025-07-17T14:50:34Z">
              <w:r>
                <w:rPr/>
                <w:delText>正常注册，跳转到登录页</w:delText>
              </w:r>
            </w:del>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9" w:hRule="atLeast"/>
          <w:jc w:val="center"/>
          <w:del w:id="71" w:author="幸运超级加倍" w:date="2025-07-17T14:50:34Z"/>
        </w:trPr>
        <w:tc>
          <w:tcPr>
            <w:tcW w:w="663" w:type="dxa"/>
            <w:shd w:val="clear" w:color="auto" w:fill="auto"/>
            <w:vAlign w:val="center"/>
          </w:tcPr>
          <w:p>
            <w:pPr>
              <w:pStyle w:val="93"/>
              <w:rPr>
                <w:del w:id="72" w:author="幸运超级加倍" w:date="2025-07-17T14:50:34Z"/>
                <w:rFonts w:hint="default"/>
              </w:rPr>
            </w:pPr>
            <w:del w:id="73" w:author="幸运超级加倍" w:date="2025-07-17T14:50:34Z">
              <w:r>
                <w:rPr/>
                <w:delText>4</w:delText>
              </w:r>
            </w:del>
          </w:p>
        </w:tc>
        <w:tc>
          <w:tcPr>
            <w:tcW w:w="1995" w:type="dxa"/>
            <w:shd w:val="clear" w:color="auto" w:fill="auto"/>
            <w:vAlign w:val="center"/>
          </w:tcPr>
          <w:p>
            <w:pPr>
              <w:pStyle w:val="93"/>
              <w:rPr>
                <w:del w:id="74" w:author="幸运超级加倍" w:date="2025-07-17T14:50:34Z"/>
                <w:rFonts w:hint="default"/>
              </w:rPr>
            </w:pPr>
            <w:del w:id="75" w:author="幸运超级加倍" w:date="2025-07-17T14:50:34Z">
              <w:r>
                <w:rPr/>
                <w:delText>验证码未填写</w:delText>
              </w:r>
            </w:del>
          </w:p>
        </w:tc>
        <w:tc>
          <w:tcPr>
            <w:tcW w:w="2111" w:type="dxa"/>
            <w:shd w:val="clear" w:color="auto" w:fill="auto"/>
            <w:vAlign w:val="center"/>
          </w:tcPr>
          <w:p>
            <w:pPr>
              <w:pStyle w:val="93"/>
              <w:rPr>
                <w:del w:id="76" w:author="幸运超级加倍" w:date="2025-07-17T14:50:34Z"/>
                <w:rFonts w:hint="default" w:eastAsia="宋体"/>
                <w:lang w:val="en-US" w:eastAsia="zh-CN"/>
              </w:rPr>
            </w:pPr>
            <w:del w:id="77" w:author="幸运超级加倍" w:date="2025-07-17T14:50:34Z">
              <w:r>
                <w:rPr/>
                <w:delText>验证码为空</w:delText>
              </w:r>
            </w:del>
            <w:del w:id="78" w:author="幸运超级加倍" w:date="2025-07-17T14:50:34Z">
              <w:r>
                <w:rPr>
                  <w:rFonts w:hint="default"/>
                  <w:lang w:val="en-US" w:eastAsia="zh-CN"/>
                </w:rPr>
                <w:delText>”</w:delText>
              </w:r>
            </w:del>
            <w:del w:id="79" w:author="幸运超级加倍" w:date="2025-07-17T14:50:34Z">
              <w:r>
                <w:rPr>
                  <w:rFonts w:hint="eastAsia"/>
                  <w:lang w:val="en-US" w:eastAsia="zh-CN"/>
                </w:rPr>
                <w:delText xml:space="preserve"> </w:delText>
              </w:r>
            </w:del>
            <w:del w:id="80" w:author="幸运超级加倍" w:date="2025-07-17T14:50:34Z">
              <w:r>
                <w:rPr>
                  <w:rFonts w:hint="default"/>
                  <w:lang w:val="en-US" w:eastAsia="zh-CN"/>
                </w:rPr>
                <w:delText>”</w:delText>
              </w:r>
            </w:del>
          </w:p>
        </w:tc>
        <w:tc>
          <w:tcPr>
            <w:tcW w:w="1682" w:type="dxa"/>
            <w:shd w:val="clear" w:color="auto" w:fill="auto"/>
            <w:vAlign w:val="center"/>
          </w:tcPr>
          <w:p>
            <w:pPr>
              <w:pStyle w:val="93"/>
              <w:rPr>
                <w:del w:id="81" w:author="幸运超级加倍" w:date="2025-07-17T14:50:34Z"/>
                <w:rFonts w:hint="default"/>
              </w:rPr>
            </w:pPr>
            <w:del w:id="82" w:author="幸运超级加倍" w:date="2025-07-17T14:50:34Z">
              <w:r>
                <w:rPr/>
                <w:delText>提示验证码不能为空</w:delText>
              </w:r>
            </w:del>
          </w:p>
        </w:tc>
        <w:tc>
          <w:tcPr>
            <w:tcW w:w="1707" w:type="dxa"/>
            <w:shd w:val="clear" w:color="auto" w:fill="auto"/>
            <w:vAlign w:val="center"/>
          </w:tcPr>
          <w:p>
            <w:pPr>
              <w:pStyle w:val="93"/>
              <w:rPr>
                <w:del w:id="83" w:author="幸运超级加倍" w:date="2025-07-17T14:50:34Z"/>
                <w:rFonts w:hint="default"/>
              </w:rPr>
            </w:pPr>
            <w:del w:id="84" w:author="幸运超级加倍" w:date="2025-07-17T14:50:34Z">
              <w:r>
                <w:rPr/>
                <w:delText>提示验证码不能为空</w:delText>
              </w:r>
            </w:del>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jc w:val="center"/>
          <w:del w:id="85" w:author="幸运超级加倍" w:date="2025-07-17T14:50:34Z"/>
        </w:trPr>
        <w:tc>
          <w:tcPr>
            <w:tcW w:w="663" w:type="dxa"/>
            <w:shd w:val="clear" w:color="auto" w:fill="auto"/>
            <w:vAlign w:val="center"/>
          </w:tcPr>
          <w:p>
            <w:pPr>
              <w:pStyle w:val="93"/>
              <w:rPr>
                <w:del w:id="86" w:author="幸运超级加倍" w:date="2025-07-17T14:50:34Z"/>
                <w:rFonts w:hint="default"/>
              </w:rPr>
            </w:pPr>
            <w:del w:id="87" w:author="幸运超级加倍" w:date="2025-07-17T14:50:34Z">
              <w:bookmarkStart w:id="128" w:name="_Toc30530"/>
              <w:bookmarkStart w:id="129" w:name="_Toc13158"/>
              <w:bookmarkStart w:id="130" w:name="_Toc13617"/>
              <w:bookmarkStart w:id="131" w:name="_Toc7592"/>
              <w:r>
                <w:rPr/>
                <w:delText>5</w:delText>
              </w:r>
            </w:del>
          </w:p>
        </w:tc>
        <w:tc>
          <w:tcPr>
            <w:tcW w:w="1995" w:type="dxa"/>
            <w:shd w:val="clear" w:color="auto" w:fill="auto"/>
            <w:vAlign w:val="center"/>
          </w:tcPr>
          <w:p>
            <w:pPr>
              <w:pStyle w:val="93"/>
              <w:rPr>
                <w:del w:id="88" w:author="幸运超级加倍" w:date="2025-07-17T14:50:34Z"/>
                <w:rFonts w:hint="default"/>
              </w:rPr>
            </w:pPr>
            <w:del w:id="89" w:author="幸运超级加倍" w:date="2025-07-17T14:50:34Z">
              <w:r>
                <w:rPr/>
                <w:delText>密码未填写</w:delText>
              </w:r>
            </w:del>
          </w:p>
        </w:tc>
        <w:tc>
          <w:tcPr>
            <w:tcW w:w="2111" w:type="dxa"/>
            <w:shd w:val="clear" w:color="auto" w:fill="auto"/>
            <w:vAlign w:val="center"/>
          </w:tcPr>
          <w:p>
            <w:pPr>
              <w:pStyle w:val="93"/>
              <w:rPr>
                <w:del w:id="90" w:author="幸运超级加倍" w:date="2025-07-17T14:50:34Z"/>
                <w:rFonts w:hint="default" w:eastAsia="宋体"/>
                <w:lang w:val="en-US" w:eastAsia="zh-CN"/>
              </w:rPr>
            </w:pPr>
            <w:del w:id="91" w:author="幸运超级加倍" w:date="2025-07-17T14:50:34Z">
              <w:r>
                <w:rPr/>
                <w:delText>密码输入空值</w:delText>
              </w:r>
            </w:del>
            <w:del w:id="92" w:author="幸运超级加倍" w:date="2025-07-17T14:50:34Z">
              <w:r>
                <w:rPr>
                  <w:rFonts w:hint="default"/>
                  <w:lang w:val="en-US" w:eastAsia="zh-CN"/>
                </w:rPr>
                <w:delText>”</w:delText>
              </w:r>
            </w:del>
            <w:del w:id="93" w:author="幸运超级加倍" w:date="2025-07-17T14:50:34Z">
              <w:r>
                <w:rPr>
                  <w:rFonts w:hint="eastAsia"/>
                  <w:lang w:val="en-US" w:eastAsia="zh-CN"/>
                </w:rPr>
                <w:delText xml:space="preserve"> </w:delText>
              </w:r>
            </w:del>
            <w:del w:id="94" w:author="幸运超级加倍" w:date="2025-07-17T14:50:34Z">
              <w:r>
                <w:rPr>
                  <w:rFonts w:hint="default"/>
                  <w:lang w:val="en-US" w:eastAsia="zh-CN"/>
                </w:rPr>
                <w:delText>”</w:delText>
              </w:r>
            </w:del>
          </w:p>
        </w:tc>
        <w:tc>
          <w:tcPr>
            <w:tcW w:w="1682" w:type="dxa"/>
            <w:shd w:val="clear" w:color="auto" w:fill="auto"/>
            <w:vAlign w:val="center"/>
          </w:tcPr>
          <w:p>
            <w:pPr>
              <w:pStyle w:val="93"/>
              <w:rPr>
                <w:del w:id="95" w:author="幸运超级加倍" w:date="2025-07-17T14:50:34Z"/>
                <w:rFonts w:hint="default"/>
              </w:rPr>
            </w:pPr>
            <w:del w:id="96" w:author="幸运超级加倍" w:date="2025-07-17T14:50:34Z">
              <w:r>
                <w:rPr/>
                <w:delText>密码为空</w:delText>
              </w:r>
            </w:del>
          </w:p>
        </w:tc>
        <w:tc>
          <w:tcPr>
            <w:tcW w:w="1707" w:type="dxa"/>
            <w:shd w:val="clear" w:color="auto" w:fill="auto"/>
            <w:vAlign w:val="center"/>
          </w:tcPr>
          <w:p>
            <w:pPr>
              <w:pStyle w:val="93"/>
              <w:rPr>
                <w:del w:id="97" w:author="幸运超级加倍" w:date="2025-07-17T14:50:34Z"/>
                <w:rFonts w:hint="default"/>
              </w:rPr>
            </w:pPr>
            <w:del w:id="98" w:author="幸运超级加倍" w:date="2025-07-17T14:50:34Z">
              <w:r>
                <w:rPr/>
                <w:delText>请输入密码</w:delText>
              </w:r>
            </w:del>
          </w:p>
        </w:tc>
      </w:tr>
    </w:tbl>
    <w:p>
      <w:pPr>
        <w:pStyle w:val="40"/>
        <w:pBdr>
          <w:bottom w:val="single" w:color="auto" w:sz="4" w:space="0"/>
        </w:pBdr>
        <w:rPr>
          <w:ins w:id="99" w:author="幸运超级加倍" w:date="2025-07-17T14:50:34Z"/>
        </w:rPr>
      </w:pPr>
      <w:ins w:id="100" w:author="幸运超级加倍" w:date="2025-07-17T14:50:34Z">
        <w:bookmarkStart w:id="132" w:name="_Toc6805"/>
        <w:bookmarkStart w:id="133" w:name="_Toc14761"/>
        <w:r>
          <w:rPr>
            <w:rFonts w:hint="eastAsia"/>
          </w:rPr>
          <w:t>注册测试用例</w:t>
        </w:r>
      </w:ins>
    </w:p>
    <w:p>
      <w:pPr>
        <w:pStyle w:val="81"/>
        <w:spacing w:before="360" w:after="120"/>
        <w:rPr>
          <w:ins w:id="101" w:author="幸运超级加倍" w:date="2025-07-17T14:50:34Z"/>
        </w:rPr>
      </w:pPr>
      <w:ins w:id="102" w:author="幸运超级加倍" w:date="2025-07-17T14:50:34Z">
        <w:r>
          <w:rPr>
            <w:rFonts w:hint="eastAsia"/>
          </w:rPr>
          <w:t>表6-2 注册测试用例表</w:t>
        </w:r>
      </w:ins>
    </w:p>
    <w:tbl>
      <w:tblPr>
        <w:tblStyle w:val="20"/>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4"/>
        <w:gridCol w:w="1808"/>
        <w:gridCol w:w="2337"/>
        <w:gridCol w:w="1518"/>
        <w:gridCol w:w="1803"/>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 w:hRule="atLeast"/>
          <w:jc w:val="center"/>
          <w:ins w:id="103" w:author="幸运超级加倍" w:date="2025-07-17T14:50:34Z"/>
        </w:trPr>
        <w:tc>
          <w:tcPr>
            <w:tcW w:w="419" w:type="pct"/>
            <w:tcBorders>
              <w:top w:val="single" w:color="auto" w:sz="12" w:space="0"/>
              <w:bottom w:val="single" w:color="auto" w:sz="8" w:space="0"/>
            </w:tcBorders>
            <w:shd w:val="clear" w:color="auto" w:fill="auto"/>
          </w:tcPr>
          <w:p>
            <w:pPr>
              <w:pStyle w:val="93"/>
              <w:rPr>
                <w:ins w:id="104" w:author="幸运超级加倍" w:date="2025-07-17T14:50:34Z"/>
                <w:rFonts w:hint="default"/>
              </w:rPr>
            </w:pPr>
            <w:ins w:id="105" w:author="幸运超级加倍" w:date="2025-07-17T14:50:34Z">
              <w:r>
                <w:rPr/>
                <w:t>序号</w:t>
              </w:r>
            </w:ins>
          </w:p>
        </w:tc>
        <w:tc>
          <w:tcPr>
            <w:tcW w:w="1109" w:type="pct"/>
            <w:tcBorders>
              <w:top w:val="single" w:color="auto" w:sz="12" w:space="0"/>
              <w:bottom w:val="single" w:color="auto" w:sz="8" w:space="0"/>
            </w:tcBorders>
            <w:shd w:val="clear" w:color="auto" w:fill="auto"/>
          </w:tcPr>
          <w:p>
            <w:pPr>
              <w:pStyle w:val="93"/>
              <w:rPr>
                <w:ins w:id="106" w:author="幸运超级加倍" w:date="2025-07-17T14:50:34Z"/>
                <w:rFonts w:hint="default"/>
              </w:rPr>
            </w:pPr>
            <w:ins w:id="107" w:author="幸运超级加倍" w:date="2025-07-17T14:50:34Z">
              <w:r>
                <w:rPr/>
                <w:t>测试用例</w:t>
              </w:r>
            </w:ins>
          </w:p>
        </w:tc>
        <w:tc>
          <w:tcPr>
            <w:tcW w:w="1433" w:type="pct"/>
            <w:tcBorders>
              <w:top w:val="single" w:color="auto" w:sz="12" w:space="0"/>
              <w:bottom w:val="single" w:color="auto" w:sz="8" w:space="0"/>
            </w:tcBorders>
            <w:shd w:val="clear" w:color="auto" w:fill="auto"/>
          </w:tcPr>
          <w:p>
            <w:pPr>
              <w:pStyle w:val="93"/>
              <w:rPr>
                <w:ins w:id="108" w:author="幸运超级加倍" w:date="2025-07-17T14:50:34Z"/>
                <w:rFonts w:hint="default"/>
              </w:rPr>
            </w:pPr>
            <w:ins w:id="109" w:author="幸运超级加倍" w:date="2025-07-17T14:50:34Z">
              <w:r>
                <w:rPr/>
                <w:t>输入数据</w:t>
              </w:r>
            </w:ins>
          </w:p>
        </w:tc>
        <w:tc>
          <w:tcPr>
            <w:tcW w:w="931" w:type="pct"/>
            <w:tcBorders>
              <w:top w:val="single" w:color="auto" w:sz="12" w:space="0"/>
              <w:bottom w:val="single" w:color="auto" w:sz="8" w:space="0"/>
            </w:tcBorders>
            <w:shd w:val="clear" w:color="auto" w:fill="auto"/>
          </w:tcPr>
          <w:p>
            <w:pPr>
              <w:pStyle w:val="93"/>
              <w:rPr>
                <w:ins w:id="110" w:author="幸运超级加倍" w:date="2025-07-17T14:50:34Z"/>
                <w:rFonts w:hint="default"/>
              </w:rPr>
            </w:pPr>
            <w:ins w:id="111" w:author="幸运超级加倍" w:date="2025-07-17T14:50:34Z">
              <w:r>
                <w:rPr/>
                <w:t>预期结果</w:t>
              </w:r>
            </w:ins>
          </w:p>
        </w:tc>
        <w:tc>
          <w:tcPr>
            <w:tcW w:w="1106" w:type="pct"/>
            <w:tcBorders>
              <w:top w:val="single" w:color="auto" w:sz="12" w:space="0"/>
              <w:bottom w:val="single" w:color="auto" w:sz="8" w:space="0"/>
            </w:tcBorders>
            <w:shd w:val="clear" w:color="auto" w:fill="auto"/>
          </w:tcPr>
          <w:p>
            <w:pPr>
              <w:pStyle w:val="93"/>
              <w:rPr>
                <w:ins w:id="112" w:author="幸运超级加倍" w:date="2025-07-17T14:50:34Z"/>
                <w:rFonts w:hint="default"/>
              </w:rPr>
            </w:pPr>
            <w:ins w:id="113" w:author="幸运超级加倍" w:date="2025-07-17T14:50:34Z">
              <w:r>
                <w:rPr/>
                <w:t>实际结果</w:t>
              </w:r>
            </w:ins>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ins w:id="114" w:author="幸运超级加倍" w:date="2025-07-17T14:50:34Z"/>
        </w:trPr>
        <w:tc>
          <w:tcPr>
            <w:tcW w:w="419" w:type="pct"/>
            <w:tcBorders>
              <w:top w:val="single" w:color="auto" w:sz="8" w:space="0"/>
              <w:bottom w:val="single" w:color="auto" w:sz="12" w:space="0"/>
            </w:tcBorders>
            <w:shd w:val="clear" w:color="auto" w:fill="auto"/>
            <w:vAlign w:val="center"/>
          </w:tcPr>
          <w:p>
            <w:pPr>
              <w:pStyle w:val="93"/>
              <w:rPr>
                <w:ins w:id="115" w:author="幸运超级加倍" w:date="2025-07-17T14:50:34Z"/>
                <w:rFonts w:hint="default"/>
              </w:rPr>
            </w:pPr>
            <w:ins w:id="116" w:author="幸运超级加倍" w:date="2025-07-17T14:50:34Z">
              <w:r>
                <w:rPr/>
                <w:t>1</w:t>
              </w:r>
            </w:ins>
          </w:p>
        </w:tc>
        <w:tc>
          <w:tcPr>
            <w:tcW w:w="1109" w:type="pct"/>
            <w:tcBorders>
              <w:top w:val="single" w:color="auto" w:sz="8" w:space="0"/>
              <w:bottom w:val="single" w:color="auto" w:sz="12" w:space="0"/>
            </w:tcBorders>
            <w:shd w:val="clear" w:color="auto" w:fill="auto"/>
            <w:vAlign w:val="center"/>
          </w:tcPr>
          <w:p>
            <w:pPr>
              <w:pStyle w:val="93"/>
              <w:rPr>
                <w:ins w:id="117" w:author="幸运超级加倍" w:date="2025-07-17T14:50:34Z"/>
                <w:rFonts w:hint="default"/>
              </w:rPr>
            </w:pPr>
            <w:ins w:id="118" w:author="幸运超级加倍" w:date="2025-07-17T14:50:34Z">
              <w:r>
                <w:rPr/>
                <w:t>用户名为空</w:t>
              </w:r>
            </w:ins>
          </w:p>
        </w:tc>
        <w:tc>
          <w:tcPr>
            <w:tcW w:w="1433" w:type="pct"/>
            <w:tcBorders>
              <w:top w:val="single" w:color="auto" w:sz="8" w:space="0"/>
              <w:bottom w:val="single" w:color="auto" w:sz="12" w:space="0"/>
            </w:tcBorders>
            <w:shd w:val="clear" w:color="auto" w:fill="auto"/>
            <w:vAlign w:val="center"/>
          </w:tcPr>
          <w:p>
            <w:pPr>
              <w:pStyle w:val="93"/>
              <w:rPr>
                <w:ins w:id="119" w:author="幸运超级加倍" w:date="2025-07-17T14:50:34Z"/>
                <w:rFonts w:hint="eastAsia" w:eastAsia="宋体"/>
                <w:lang w:eastAsia="zh-CN"/>
              </w:rPr>
            </w:pPr>
            <w:ins w:id="120" w:author="幸运超级加倍" w:date="2025-07-17T14:50:34Z">
              <w:r>
                <w:rPr/>
                <w:t>用户不输入值</w:t>
              </w:r>
            </w:ins>
            <w:ins w:id="121" w:author="幸运超级加倍" w:date="2025-07-17T14:50:34Z">
              <w:r>
                <w:rPr>
                  <w:rFonts w:hint="eastAsia"/>
                  <w:lang w:eastAsia="zh-CN"/>
                </w:rPr>
                <w:t>“”</w:t>
              </w:r>
            </w:ins>
          </w:p>
        </w:tc>
        <w:tc>
          <w:tcPr>
            <w:tcW w:w="931" w:type="pct"/>
            <w:tcBorders>
              <w:top w:val="single" w:color="auto" w:sz="8" w:space="0"/>
              <w:bottom w:val="single" w:color="auto" w:sz="12" w:space="0"/>
            </w:tcBorders>
            <w:shd w:val="clear" w:color="auto" w:fill="auto"/>
            <w:vAlign w:val="center"/>
          </w:tcPr>
          <w:p>
            <w:pPr>
              <w:pStyle w:val="93"/>
              <w:rPr>
                <w:ins w:id="122" w:author="幸运超级加倍" w:date="2025-07-17T14:50:34Z"/>
                <w:rFonts w:hint="default"/>
              </w:rPr>
            </w:pPr>
            <w:ins w:id="123" w:author="幸运超级加倍" w:date="2025-07-17T14:50:34Z">
              <w:r>
                <w:rPr/>
                <w:t>提示用户名不能为空</w:t>
              </w:r>
            </w:ins>
          </w:p>
        </w:tc>
        <w:tc>
          <w:tcPr>
            <w:tcW w:w="1106" w:type="pct"/>
            <w:tcBorders>
              <w:top w:val="single" w:color="auto" w:sz="8" w:space="0"/>
              <w:bottom w:val="single" w:color="auto" w:sz="12" w:space="0"/>
            </w:tcBorders>
            <w:shd w:val="clear" w:color="auto" w:fill="auto"/>
            <w:vAlign w:val="center"/>
          </w:tcPr>
          <w:p>
            <w:pPr>
              <w:pStyle w:val="93"/>
              <w:rPr>
                <w:ins w:id="124" w:author="幸运超级加倍" w:date="2025-07-17T14:50:34Z"/>
                <w:rFonts w:hint="default"/>
              </w:rPr>
            </w:pPr>
            <w:ins w:id="125" w:author="幸运超级加倍" w:date="2025-07-17T14:50:34Z">
              <w:r>
                <w:rPr/>
                <w:t>提示用户名不能为空</w:t>
              </w:r>
            </w:ins>
          </w:p>
        </w:tc>
      </w:tr>
    </w:tbl>
    <w:p>
      <w:pPr>
        <w:pStyle w:val="81"/>
        <w:spacing w:before="360" w:after="120"/>
        <w:rPr>
          <w:ins w:id="126" w:author="幸运超级加倍" w:date="2025-07-17T14:50:34Z"/>
          <w:rFonts w:hint="eastAsia"/>
        </w:rPr>
      </w:pPr>
    </w:p>
    <w:p>
      <w:pPr>
        <w:pStyle w:val="81"/>
        <w:spacing w:before="360" w:after="120"/>
        <w:rPr>
          <w:ins w:id="127" w:author="幸运超级加倍" w:date="2025-07-17T14:50:34Z"/>
        </w:rPr>
      </w:pPr>
      <w:ins w:id="128" w:author="幸运超级加倍" w:date="2025-07-17T14:50:34Z">
        <w:r>
          <w:rPr>
            <w:rFonts w:hint="eastAsia"/>
          </w:rPr>
          <w:t>续表6-2 注册测试用例表</w:t>
        </w:r>
      </w:ins>
    </w:p>
    <w:tbl>
      <w:tblPr>
        <w:tblStyle w:val="20"/>
        <w:tblW w:w="500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3"/>
        <w:gridCol w:w="1995"/>
        <w:gridCol w:w="2111"/>
        <w:gridCol w:w="1682"/>
        <w:gridCol w:w="1707"/>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ins w:id="129" w:author="幸运超级加倍" w:date="2025-07-17T14:50:34Z"/>
        </w:trPr>
        <w:tc>
          <w:tcPr>
            <w:tcW w:w="663" w:type="dxa"/>
            <w:tcBorders>
              <w:top w:val="single" w:color="auto" w:sz="12" w:space="0"/>
              <w:bottom w:val="single" w:color="auto" w:sz="8" w:space="0"/>
            </w:tcBorders>
            <w:shd w:val="clear" w:color="auto" w:fill="auto"/>
          </w:tcPr>
          <w:p>
            <w:pPr>
              <w:pStyle w:val="93"/>
              <w:rPr>
                <w:ins w:id="130" w:author="幸运超级加倍" w:date="2025-07-17T14:50:34Z"/>
                <w:rFonts w:hint="default"/>
              </w:rPr>
            </w:pPr>
            <w:ins w:id="131" w:author="幸运超级加倍" w:date="2025-07-17T14:50:34Z">
              <w:r>
                <w:rPr/>
                <w:t>序号</w:t>
              </w:r>
            </w:ins>
          </w:p>
        </w:tc>
        <w:tc>
          <w:tcPr>
            <w:tcW w:w="1995" w:type="dxa"/>
            <w:tcBorders>
              <w:top w:val="single" w:color="auto" w:sz="12" w:space="0"/>
              <w:bottom w:val="single" w:color="auto" w:sz="8" w:space="0"/>
            </w:tcBorders>
            <w:shd w:val="clear" w:color="auto" w:fill="auto"/>
          </w:tcPr>
          <w:p>
            <w:pPr>
              <w:pStyle w:val="93"/>
              <w:rPr>
                <w:ins w:id="132" w:author="幸运超级加倍" w:date="2025-07-17T14:50:34Z"/>
                <w:rFonts w:hint="default"/>
              </w:rPr>
            </w:pPr>
            <w:ins w:id="133" w:author="幸运超级加倍" w:date="2025-07-17T14:50:34Z">
              <w:r>
                <w:rPr/>
                <w:t>测试用例</w:t>
              </w:r>
            </w:ins>
          </w:p>
        </w:tc>
        <w:tc>
          <w:tcPr>
            <w:tcW w:w="2111" w:type="dxa"/>
            <w:tcBorders>
              <w:top w:val="single" w:color="auto" w:sz="12" w:space="0"/>
              <w:bottom w:val="single" w:color="auto" w:sz="8" w:space="0"/>
            </w:tcBorders>
            <w:shd w:val="clear" w:color="auto" w:fill="auto"/>
          </w:tcPr>
          <w:p>
            <w:pPr>
              <w:pStyle w:val="93"/>
              <w:rPr>
                <w:ins w:id="134" w:author="幸运超级加倍" w:date="2025-07-17T14:50:34Z"/>
                <w:rFonts w:hint="default"/>
              </w:rPr>
            </w:pPr>
            <w:ins w:id="135" w:author="幸运超级加倍" w:date="2025-07-17T14:50:34Z">
              <w:r>
                <w:rPr/>
                <w:t>输入数据</w:t>
              </w:r>
            </w:ins>
          </w:p>
        </w:tc>
        <w:tc>
          <w:tcPr>
            <w:tcW w:w="1682" w:type="dxa"/>
            <w:tcBorders>
              <w:top w:val="single" w:color="auto" w:sz="12" w:space="0"/>
              <w:bottom w:val="single" w:color="auto" w:sz="8" w:space="0"/>
            </w:tcBorders>
            <w:shd w:val="clear" w:color="auto" w:fill="auto"/>
          </w:tcPr>
          <w:p>
            <w:pPr>
              <w:pStyle w:val="93"/>
              <w:rPr>
                <w:ins w:id="136" w:author="幸运超级加倍" w:date="2025-07-17T14:50:34Z"/>
                <w:rFonts w:hint="default"/>
              </w:rPr>
            </w:pPr>
            <w:ins w:id="137" w:author="幸运超级加倍" w:date="2025-07-17T14:50:34Z">
              <w:r>
                <w:rPr/>
                <w:t>预期结果</w:t>
              </w:r>
            </w:ins>
          </w:p>
        </w:tc>
        <w:tc>
          <w:tcPr>
            <w:tcW w:w="1707" w:type="dxa"/>
            <w:tcBorders>
              <w:top w:val="single" w:color="auto" w:sz="12" w:space="0"/>
              <w:bottom w:val="single" w:color="auto" w:sz="8" w:space="0"/>
            </w:tcBorders>
            <w:shd w:val="clear" w:color="auto" w:fill="auto"/>
          </w:tcPr>
          <w:p>
            <w:pPr>
              <w:pStyle w:val="93"/>
              <w:rPr>
                <w:ins w:id="138" w:author="幸运超级加倍" w:date="2025-07-17T14:50:34Z"/>
                <w:rFonts w:hint="default"/>
              </w:rPr>
            </w:pPr>
            <w:ins w:id="139" w:author="幸运超级加倍" w:date="2025-07-17T14:50:34Z">
              <w:r>
                <w:rPr/>
                <w:t>实际结果</w:t>
              </w:r>
            </w:ins>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4" w:hRule="atLeast"/>
          <w:jc w:val="center"/>
          <w:ins w:id="140" w:author="幸运超级加倍" w:date="2025-07-17T14:50:34Z"/>
        </w:trPr>
        <w:tc>
          <w:tcPr>
            <w:tcW w:w="663" w:type="dxa"/>
            <w:tcBorders>
              <w:top w:val="single" w:color="auto" w:sz="8" w:space="0"/>
              <w:bottom w:val="nil"/>
            </w:tcBorders>
            <w:shd w:val="clear" w:color="auto" w:fill="auto"/>
            <w:vAlign w:val="center"/>
          </w:tcPr>
          <w:p>
            <w:pPr>
              <w:pStyle w:val="93"/>
              <w:rPr>
                <w:ins w:id="141" w:author="幸运超级加倍" w:date="2025-07-17T14:50:34Z"/>
              </w:rPr>
            </w:pPr>
            <w:ins w:id="142" w:author="幸运超级加倍" w:date="2025-07-17T14:50:34Z">
              <w:r>
                <w:rPr>
                  <w:rFonts w:hint="eastAsia"/>
                </w:rPr>
                <w:t>2</w:t>
              </w:r>
            </w:ins>
          </w:p>
        </w:tc>
        <w:tc>
          <w:tcPr>
            <w:tcW w:w="1995" w:type="dxa"/>
            <w:tcBorders>
              <w:top w:val="single" w:color="auto" w:sz="8" w:space="0"/>
              <w:bottom w:val="nil"/>
            </w:tcBorders>
            <w:shd w:val="clear" w:color="auto" w:fill="auto"/>
            <w:vAlign w:val="center"/>
          </w:tcPr>
          <w:p>
            <w:pPr>
              <w:pStyle w:val="93"/>
              <w:rPr>
                <w:ins w:id="143" w:author="幸运超级加倍" w:date="2025-07-17T14:50:34Z"/>
              </w:rPr>
            </w:pPr>
            <w:ins w:id="144" w:author="幸运超级加倍" w:date="2025-07-17T14:50:34Z">
              <w:r>
                <w:rPr>
                  <w:rFonts w:hint="eastAsia"/>
                </w:rPr>
                <w:t>密码和确认密码不一致</w:t>
              </w:r>
            </w:ins>
          </w:p>
        </w:tc>
        <w:tc>
          <w:tcPr>
            <w:tcW w:w="2111" w:type="dxa"/>
            <w:tcBorders>
              <w:top w:val="single" w:color="auto" w:sz="8" w:space="0"/>
              <w:bottom w:val="nil"/>
            </w:tcBorders>
            <w:shd w:val="clear" w:color="auto" w:fill="auto"/>
            <w:vAlign w:val="center"/>
          </w:tcPr>
          <w:p>
            <w:pPr>
              <w:pStyle w:val="93"/>
              <w:rPr>
                <w:ins w:id="145" w:author="幸运超级加倍" w:date="2025-07-17T14:50:34Z"/>
              </w:rPr>
            </w:pPr>
            <w:ins w:id="146" w:author="幸运超级加倍" w:date="2025-07-17T14:50:34Z">
              <w:r>
                <w:rPr>
                  <w:rFonts w:hint="eastAsia"/>
                </w:rPr>
                <w:t>密码“123456”和确认密码“pass123456”输入不同的值</w:t>
              </w:r>
            </w:ins>
          </w:p>
        </w:tc>
        <w:tc>
          <w:tcPr>
            <w:tcW w:w="1682" w:type="dxa"/>
            <w:tcBorders>
              <w:top w:val="single" w:color="auto" w:sz="8" w:space="0"/>
              <w:bottom w:val="nil"/>
            </w:tcBorders>
            <w:shd w:val="clear" w:color="auto" w:fill="auto"/>
            <w:vAlign w:val="center"/>
          </w:tcPr>
          <w:p>
            <w:pPr>
              <w:pStyle w:val="93"/>
              <w:rPr>
                <w:ins w:id="147" w:author="幸运超级加倍" w:date="2025-07-17T14:50:34Z"/>
              </w:rPr>
            </w:pPr>
            <w:ins w:id="148" w:author="幸运超级加倍" w:date="2025-07-17T14:50:34Z">
              <w:r>
                <w:rPr>
                  <w:rFonts w:hint="eastAsia"/>
                </w:rPr>
                <w:t>提示两次密码不一致</w:t>
              </w:r>
            </w:ins>
          </w:p>
        </w:tc>
        <w:tc>
          <w:tcPr>
            <w:tcW w:w="1707" w:type="dxa"/>
            <w:tcBorders>
              <w:top w:val="single" w:color="auto" w:sz="8" w:space="0"/>
              <w:bottom w:val="nil"/>
            </w:tcBorders>
            <w:shd w:val="clear" w:color="auto" w:fill="auto"/>
            <w:vAlign w:val="center"/>
          </w:tcPr>
          <w:p>
            <w:pPr>
              <w:pStyle w:val="93"/>
              <w:rPr>
                <w:ins w:id="149" w:author="幸运超级加倍" w:date="2025-07-17T14:50:34Z"/>
              </w:rPr>
            </w:pPr>
            <w:ins w:id="150" w:author="幸运超级加倍" w:date="2025-07-17T14:50:34Z">
              <w:r>
                <w:rPr>
                  <w:rFonts w:hint="eastAsia"/>
                </w:rPr>
                <w:t>提示两次密码不一致</w:t>
              </w:r>
            </w:ins>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9" w:hRule="atLeast"/>
          <w:jc w:val="center"/>
          <w:ins w:id="151" w:author="幸运超级加倍" w:date="2025-07-17T14:50:34Z"/>
        </w:trPr>
        <w:tc>
          <w:tcPr>
            <w:tcW w:w="663" w:type="dxa"/>
            <w:tcBorders>
              <w:top w:val="nil"/>
            </w:tcBorders>
            <w:shd w:val="clear" w:color="auto" w:fill="auto"/>
            <w:vAlign w:val="center"/>
          </w:tcPr>
          <w:p>
            <w:pPr>
              <w:pStyle w:val="93"/>
              <w:rPr>
                <w:ins w:id="152" w:author="幸运超级加倍" w:date="2025-07-17T14:50:34Z"/>
                <w:rFonts w:hint="default"/>
              </w:rPr>
            </w:pPr>
            <w:ins w:id="153" w:author="幸运超级加倍" w:date="2025-07-17T14:50:34Z">
              <w:r>
                <w:rPr/>
                <w:t>3</w:t>
              </w:r>
            </w:ins>
          </w:p>
        </w:tc>
        <w:tc>
          <w:tcPr>
            <w:tcW w:w="1995" w:type="dxa"/>
            <w:tcBorders>
              <w:top w:val="nil"/>
            </w:tcBorders>
            <w:shd w:val="clear" w:color="auto" w:fill="auto"/>
            <w:vAlign w:val="center"/>
          </w:tcPr>
          <w:p>
            <w:pPr>
              <w:pStyle w:val="93"/>
              <w:rPr>
                <w:ins w:id="154" w:author="幸运超级加倍" w:date="2025-07-17T14:50:34Z"/>
                <w:rFonts w:hint="default"/>
              </w:rPr>
            </w:pPr>
            <w:ins w:id="155" w:author="幸运超级加倍" w:date="2025-07-17T14:50:34Z">
              <w:r>
                <w:rPr/>
                <w:t>输入用户名和密码</w:t>
              </w:r>
            </w:ins>
          </w:p>
        </w:tc>
        <w:tc>
          <w:tcPr>
            <w:tcW w:w="2111" w:type="dxa"/>
            <w:tcBorders>
              <w:top w:val="nil"/>
            </w:tcBorders>
            <w:shd w:val="clear" w:color="auto" w:fill="auto"/>
            <w:vAlign w:val="center"/>
          </w:tcPr>
          <w:p>
            <w:pPr>
              <w:pStyle w:val="93"/>
              <w:rPr>
                <w:ins w:id="156" w:author="幸运超级加倍" w:date="2025-07-17T14:50:34Z"/>
                <w:rFonts w:hint="default"/>
              </w:rPr>
            </w:pPr>
            <w:ins w:id="157" w:author="幸运超级加倍" w:date="2025-07-17T14:50:34Z">
              <w:r>
                <w:rPr/>
                <w:t>输入正确的用户名</w:t>
              </w:r>
            </w:ins>
            <w:ins w:id="158" w:author="幸运超级加倍" w:date="2025-07-17T14:50:34Z">
              <w:r>
                <w:rPr>
                  <w:rFonts w:hint="eastAsia"/>
                  <w:lang w:val="en-US" w:eastAsia="zh-CN"/>
                </w:rPr>
                <w:t>admin</w:t>
              </w:r>
            </w:ins>
            <w:ins w:id="159" w:author="幸运超级加倍" w:date="2025-07-17T14:50:34Z">
              <w:r>
                <w:rPr/>
                <w:t>和密码</w:t>
              </w:r>
            </w:ins>
            <w:ins w:id="160" w:author="幸运超级加倍" w:date="2025-07-17T14:50:34Z">
              <w:r>
                <w:rPr>
                  <w:rFonts w:hint="eastAsia"/>
                  <w:lang w:val="en-US" w:eastAsia="zh-CN"/>
                </w:rPr>
                <w:t>admin</w:t>
              </w:r>
            </w:ins>
          </w:p>
        </w:tc>
        <w:tc>
          <w:tcPr>
            <w:tcW w:w="1682" w:type="dxa"/>
            <w:tcBorders>
              <w:top w:val="nil"/>
            </w:tcBorders>
            <w:shd w:val="clear" w:color="auto" w:fill="auto"/>
            <w:vAlign w:val="center"/>
          </w:tcPr>
          <w:p>
            <w:pPr>
              <w:pStyle w:val="93"/>
              <w:rPr>
                <w:ins w:id="161" w:author="幸运超级加倍" w:date="2025-07-17T14:50:34Z"/>
                <w:rFonts w:hint="default"/>
              </w:rPr>
            </w:pPr>
            <w:ins w:id="162" w:author="幸运超级加倍" w:date="2025-07-17T14:50:34Z">
              <w:r>
                <w:rPr/>
                <w:t>正常注册，跳转到登录页</w:t>
              </w:r>
            </w:ins>
          </w:p>
        </w:tc>
        <w:tc>
          <w:tcPr>
            <w:tcW w:w="1707" w:type="dxa"/>
            <w:tcBorders>
              <w:top w:val="nil"/>
            </w:tcBorders>
            <w:shd w:val="clear" w:color="auto" w:fill="auto"/>
            <w:vAlign w:val="center"/>
          </w:tcPr>
          <w:p>
            <w:pPr>
              <w:pStyle w:val="93"/>
              <w:rPr>
                <w:ins w:id="163" w:author="幸运超级加倍" w:date="2025-07-17T14:50:34Z"/>
                <w:rFonts w:hint="default"/>
              </w:rPr>
            </w:pPr>
            <w:ins w:id="164" w:author="幸运超级加倍" w:date="2025-07-17T14:50:34Z">
              <w:r>
                <w:rPr/>
                <w:t>正常注册，跳转到登录页</w:t>
              </w:r>
            </w:ins>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9" w:hRule="atLeast"/>
          <w:jc w:val="center"/>
          <w:ins w:id="165" w:author="幸运超级加倍" w:date="2025-07-17T14:50:34Z"/>
        </w:trPr>
        <w:tc>
          <w:tcPr>
            <w:tcW w:w="663" w:type="dxa"/>
            <w:shd w:val="clear" w:color="auto" w:fill="auto"/>
            <w:vAlign w:val="center"/>
          </w:tcPr>
          <w:p>
            <w:pPr>
              <w:pStyle w:val="93"/>
              <w:rPr>
                <w:ins w:id="166" w:author="幸运超级加倍" w:date="2025-07-17T14:50:34Z"/>
                <w:rFonts w:hint="default"/>
              </w:rPr>
            </w:pPr>
            <w:ins w:id="167" w:author="幸运超级加倍" w:date="2025-07-17T14:50:34Z">
              <w:r>
                <w:rPr/>
                <w:t>4</w:t>
              </w:r>
            </w:ins>
          </w:p>
        </w:tc>
        <w:tc>
          <w:tcPr>
            <w:tcW w:w="1995" w:type="dxa"/>
            <w:shd w:val="clear" w:color="auto" w:fill="auto"/>
            <w:vAlign w:val="center"/>
          </w:tcPr>
          <w:p>
            <w:pPr>
              <w:pStyle w:val="93"/>
              <w:rPr>
                <w:ins w:id="168" w:author="幸运超级加倍" w:date="2025-07-17T14:50:34Z"/>
                <w:rFonts w:hint="default"/>
              </w:rPr>
            </w:pPr>
            <w:ins w:id="169" w:author="幸运超级加倍" w:date="2025-07-17T14:50:34Z">
              <w:r>
                <w:rPr/>
                <w:t>验证码未填写</w:t>
              </w:r>
            </w:ins>
          </w:p>
        </w:tc>
        <w:tc>
          <w:tcPr>
            <w:tcW w:w="2111" w:type="dxa"/>
            <w:shd w:val="clear" w:color="auto" w:fill="auto"/>
            <w:vAlign w:val="center"/>
          </w:tcPr>
          <w:p>
            <w:pPr>
              <w:pStyle w:val="93"/>
              <w:rPr>
                <w:ins w:id="170" w:author="幸运超级加倍" w:date="2025-07-17T14:50:34Z"/>
                <w:rFonts w:hint="default" w:eastAsia="宋体"/>
                <w:lang w:val="en-US" w:eastAsia="zh-CN"/>
              </w:rPr>
            </w:pPr>
            <w:ins w:id="171" w:author="幸运超级加倍" w:date="2025-07-17T14:50:34Z">
              <w:r>
                <w:rPr/>
                <w:t>验证码为空</w:t>
              </w:r>
            </w:ins>
            <w:ins w:id="172" w:author="幸运超级加倍" w:date="2025-07-17T14:50:34Z">
              <w:r>
                <w:rPr>
                  <w:rFonts w:hint="default"/>
                  <w:lang w:val="en-US" w:eastAsia="zh-CN"/>
                </w:rPr>
                <w:t>”</w:t>
              </w:r>
            </w:ins>
            <w:ins w:id="173" w:author="幸运超级加倍" w:date="2025-07-17T14:50:34Z">
              <w:r>
                <w:rPr>
                  <w:rFonts w:hint="eastAsia"/>
                  <w:lang w:val="en-US" w:eastAsia="zh-CN"/>
                </w:rPr>
                <w:t xml:space="preserve"> </w:t>
              </w:r>
            </w:ins>
            <w:ins w:id="174" w:author="幸运超级加倍" w:date="2025-07-17T14:50:34Z">
              <w:r>
                <w:rPr>
                  <w:rFonts w:hint="default"/>
                  <w:lang w:val="en-US" w:eastAsia="zh-CN"/>
                </w:rPr>
                <w:t>”</w:t>
              </w:r>
            </w:ins>
          </w:p>
        </w:tc>
        <w:tc>
          <w:tcPr>
            <w:tcW w:w="1682" w:type="dxa"/>
            <w:shd w:val="clear" w:color="auto" w:fill="auto"/>
            <w:vAlign w:val="center"/>
          </w:tcPr>
          <w:p>
            <w:pPr>
              <w:pStyle w:val="93"/>
              <w:rPr>
                <w:ins w:id="175" w:author="幸运超级加倍" w:date="2025-07-17T14:50:34Z"/>
                <w:rFonts w:hint="default"/>
              </w:rPr>
            </w:pPr>
            <w:ins w:id="176" w:author="幸运超级加倍" w:date="2025-07-17T14:50:34Z">
              <w:r>
                <w:rPr/>
                <w:t>提示验证码不能为空</w:t>
              </w:r>
            </w:ins>
          </w:p>
        </w:tc>
        <w:tc>
          <w:tcPr>
            <w:tcW w:w="1707" w:type="dxa"/>
            <w:shd w:val="clear" w:color="auto" w:fill="auto"/>
            <w:vAlign w:val="center"/>
          </w:tcPr>
          <w:p>
            <w:pPr>
              <w:pStyle w:val="93"/>
              <w:rPr>
                <w:ins w:id="177" w:author="幸运超级加倍" w:date="2025-07-17T14:50:34Z"/>
                <w:rFonts w:hint="default"/>
              </w:rPr>
            </w:pPr>
            <w:ins w:id="178" w:author="幸运超级加倍" w:date="2025-07-17T14:50:34Z">
              <w:r>
                <w:rPr/>
                <w:t>提示验证码不能为空</w:t>
              </w:r>
            </w:ins>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jc w:val="center"/>
          <w:ins w:id="179" w:author="幸运超级加倍" w:date="2025-07-17T14:50:34Z"/>
        </w:trPr>
        <w:tc>
          <w:tcPr>
            <w:tcW w:w="663" w:type="dxa"/>
            <w:shd w:val="clear" w:color="auto" w:fill="auto"/>
            <w:vAlign w:val="center"/>
          </w:tcPr>
          <w:p>
            <w:pPr>
              <w:pStyle w:val="93"/>
              <w:rPr>
                <w:ins w:id="180" w:author="幸运超级加倍" w:date="2025-07-17T14:50:34Z"/>
                <w:rFonts w:hint="default"/>
              </w:rPr>
            </w:pPr>
            <w:ins w:id="181" w:author="幸运超级加倍" w:date="2025-07-17T14:50:34Z">
              <w:r>
                <w:rPr/>
                <w:t>5</w:t>
              </w:r>
            </w:ins>
          </w:p>
        </w:tc>
        <w:tc>
          <w:tcPr>
            <w:tcW w:w="1995" w:type="dxa"/>
            <w:shd w:val="clear" w:color="auto" w:fill="auto"/>
            <w:vAlign w:val="center"/>
          </w:tcPr>
          <w:p>
            <w:pPr>
              <w:pStyle w:val="93"/>
              <w:rPr>
                <w:ins w:id="182" w:author="幸运超级加倍" w:date="2025-07-17T14:50:34Z"/>
                <w:rFonts w:hint="default"/>
              </w:rPr>
            </w:pPr>
            <w:ins w:id="183" w:author="幸运超级加倍" w:date="2025-07-17T14:50:34Z">
              <w:r>
                <w:rPr/>
                <w:t>密码未填写</w:t>
              </w:r>
            </w:ins>
          </w:p>
        </w:tc>
        <w:tc>
          <w:tcPr>
            <w:tcW w:w="2111" w:type="dxa"/>
            <w:shd w:val="clear" w:color="auto" w:fill="auto"/>
            <w:vAlign w:val="center"/>
          </w:tcPr>
          <w:p>
            <w:pPr>
              <w:pStyle w:val="93"/>
              <w:rPr>
                <w:ins w:id="184" w:author="幸运超级加倍" w:date="2025-07-17T14:50:34Z"/>
                <w:rFonts w:hint="default" w:eastAsia="宋体"/>
                <w:lang w:val="en-US" w:eastAsia="zh-CN"/>
              </w:rPr>
            </w:pPr>
            <w:ins w:id="185" w:author="幸运超级加倍" w:date="2025-07-17T14:50:34Z">
              <w:r>
                <w:rPr/>
                <w:t>密码输入空值</w:t>
              </w:r>
            </w:ins>
            <w:ins w:id="186" w:author="幸运超级加倍" w:date="2025-07-17T14:50:34Z">
              <w:r>
                <w:rPr>
                  <w:rFonts w:hint="default"/>
                  <w:lang w:val="en-US" w:eastAsia="zh-CN"/>
                </w:rPr>
                <w:t>”</w:t>
              </w:r>
            </w:ins>
            <w:ins w:id="187" w:author="幸运超级加倍" w:date="2025-07-17T14:50:34Z">
              <w:r>
                <w:rPr>
                  <w:rFonts w:hint="eastAsia"/>
                  <w:lang w:val="en-US" w:eastAsia="zh-CN"/>
                </w:rPr>
                <w:t xml:space="preserve"> </w:t>
              </w:r>
            </w:ins>
            <w:ins w:id="188" w:author="幸运超级加倍" w:date="2025-07-17T14:50:34Z">
              <w:r>
                <w:rPr>
                  <w:rFonts w:hint="default"/>
                  <w:lang w:val="en-US" w:eastAsia="zh-CN"/>
                </w:rPr>
                <w:t>”</w:t>
              </w:r>
            </w:ins>
          </w:p>
        </w:tc>
        <w:tc>
          <w:tcPr>
            <w:tcW w:w="1682" w:type="dxa"/>
            <w:shd w:val="clear" w:color="auto" w:fill="auto"/>
            <w:vAlign w:val="center"/>
          </w:tcPr>
          <w:p>
            <w:pPr>
              <w:pStyle w:val="93"/>
              <w:rPr>
                <w:ins w:id="189" w:author="幸运超级加倍" w:date="2025-07-17T14:50:34Z"/>
                <w:rFonts w:hint="default"/>
              </w:rPr>
            </w:pPr>
            <w:ins w:id="190" w:author="幸运超级加倍" w:date="2025-07-17T14:50:34Z">
              <w:r>
                <w:rPr/>
                <w:t>密码为空</w:t>
              </w:r>
            </w:ins>
          </w:p>
        </w:tc>
        <w:tc>
          <w:tcPr>
            <w:tcW w:w="1707" w:type="dxa"/>
            <w:shd w:val="clear" w:color="auto" w:fill="auto"/>
            <w:vAlign w:val="center"/>
          </w:tcPr>
          <w:p>
            <w:pPr>
              <w:pStyle w:val="93"/>
              <w:rPr>
                <w:ins w:id="191" w:author="幸运超级加倍" w:date="2025-07-17T14:50:34Z"/>
                <w:rFonts w:hint="default"/>
              </w:rPr>
            </w:pPr>
            <w:ins w:id="192" w:author="幸运超级加倍" w:date="2025-07-17T14:50:34Z">
              <w:r>
                <w:rPr/>
                <w:t>请输入密码</w:t>
              </w:r>
            </w:ins>
          </w:p>
        </w:tc>
      </w:tr>
    </w:tbl>
    <w:p>
      <w:pPr>
        <w:pStyle w:val="40"/>
      </w:pPr>
      <w:r>
        <w:rPr>
          <w:rFonts w:hint="eastAsia"/>
        </w:rPr>
        <w:t>课程模块测试用例</w:t>
      </w:r>
      <w:bookmarkEnd w:id="128"/>
      <w:bookmarkEnd w:id="129"/>
      <w:bookmarkEnd w:id="130"/>
      <w:bookmarkEnd w:id="131"/>
      <w:bookmarkEnd w:id="132"/>
      <w:bookmarkEnd w:id="133"/>
    </w:p>
    <w:p>
      <w:pPr>
        <w:pStyle w:val="81"/>
        <w:spacing w:before="360" w:after="120"/>
      </w:pPr>
      <w:r>
        <w:rPr>
          <w:rFonts w:hint="eastAsia"/>
        </w:rPr>
        <w:t>表6-3 课程模块测试用例表</w:t>
      </w:r>
    </w:p>
    <w:tbl>
      <w:tblPr>
        <w:tblStyle w:val="20"/>
        <w:tblW w:w="499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1"/>
        <w:gridCol w:w="1780"/>
        <w:gridCol w:w="2416"/>
        <w:gridCol w:w="1579"/>
        <w:gridCol w:w="170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582" w:hRule="atLeast"/>
          <w:jc w:val="center"/>
        </w:trPr>
        <w:tc>
          <w:tcPr>
            <w:tcW w:w="406" w:type="pct"/>
            <w:tcBorders>
              <w:top w:val="single" w:color="auto" w:sz="12" w:space="0"/>
              <w:bottom w:val="single" w:color="000000" w:sz="4" w:space="0"/>
            </w:tcBorders>
            <w:shd w:val="clear" w:color="auto" w:fill="auto"/>
          </w:tcPr>
          <w:p>
            <w:pPr>
              <w:pStyle w:val="93"/>
              <w:rPr>
                <w:rFonts w:hint="default"/>
              </w:rPr>
            </w:pPr>
            <w:r>
              <w:t>序号</w:t>
            </w:r>
          </w:p>
        </w:tc>
        <w:tc>
          <w:tcPr>
            <w:tcW w:w="1093" w:type="pct"/>
            <w:tcBorders>
              <w:top w:val="single" w:color="auto" w:sz="12" w:space="0"/>
              <w:bottom w:val="single" w:color="000000" w:sz="4" w:space="0"/>
            </w:tcBorders>
            <w:shd w:val="clear" w:color="auto" w:fill="auto"/>
          </w:tcPr>
          <w:p>
            <w:pPr>
              <w:pStyle w:val="93"/>
              <w:rPr>
                <w:rFonts w:hint="default"/>
              </w:rPr>
            </w:pPr>
            <w:r>
              <w:t>测试用例</w:t>
            </w:r>
          </w:p>
        </w:tc>
        <w:tc>
          <w:tcPr>
            <w:tcW w:w="1484" w:type="pct"/>
            <w:tcBorders>
              <w:top w:val="single" w:color="auto" w:sz="12" w:space="0"/>
              <w:bottom w:val="single" w:color="000000" w:sz="4" w:space="0"/>
            </w:tcBorders>
            <w:shd w:val="clear" w:color="auto" w:fill="auto"/>
          </w:tcPr>
          <w:p>
            <w:pPr>
              <w:pStyle w:val="93"/>
              <w:rPr>
                <w:rFonts w:hint="default"/>
              </w:rPr>
            </w:pPr>
            <w:r>
              <w:t>输入数据</w:t>
            </w:r>
          </w:p>
        </w:tc>
        <w:tc>
          <w:tcPr>
            <w:tcW w:w="970" w:type="pct"/>
            <w:tcBorders>
              <w:top w:val="single" w:color="auto" w:sz="12" w:space="0"/>
              <w:bottom w:val="single" w:color="000000" w:sz="4" w:space="0"/>
            </w:tcBorders>
            <w:shd w:val="clear" w:color="auto" w:fill="auto"/>
          </w:tcPr>
          <w:p>
            <w:pPr>
              <w:pStyle w:val="93"/>
              <w:rPr>
                <w:rFonts w:hint="default"/>
              </w:rPr>
            </w:pPr>
            <w:r>
              <w:t>预期结果</w:t>
            </w:r>
          </w:p>
        </w:tc>
        <w:tc>
          <w:tcPr>
            <w:tcW w:w="1045" w:type="pct"/>
            <w:tcBorders>
              <w:top w:val="single" w:color="auto" w:sz="12" w:space="0"/>
              <w:bottom w:val="single" w:color="000000" w:sz="4" w:space="0"/>
            </w:tcBorders>
            <w:shd w:val="clear" w:color="auto" w:fill="auto"/>
          </w:tcPr>
          <w:p>
            <w:pPr>
              <w:pStyle w:val="93"/>
              <w:rPr>
                <w:rFonts w:hint="default"/>
              </w:rPr>
            </w:pPr>
            <w:r>
              <w:t>实际结果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11" w:hRule="atLeast"/>
          <w:jc w:val="center"/>
        </w:trPr>
        <w:tc>
          <w:tcPr>
            <w:tcW w:w="406" w:type="pct"/>
            <w:tcBorders>
              <w:top w:val="single" w:color="000000" w:sz="4" w:space="0"/>
              <w:bottom w:val="nil"/>
            </w:tcBorders>
            <w:shd w:val="clear" w:color="auto" w:fill="auto"/>
            <w:vAlign w:val="center"/>
          </w:tcPr>
          <w:p>
            <w:pPr>
              <w:pStyle w:val="93"/>
              <w:rPr>
                <w:rFonts w:hint="default"/>
              </w:rPr>
            </w:pPr>
            <w:r>
              <w:t>1</w:t>
            </w:r>
          </w:p>
        </w:tc>
        <w:tc>
          <w:tcPr>
            <w:tcW w:w="1093" w:type="pct"/>
            <w:tcBorders>
              <w:top w:val="single" w:color="000000" w:sz="4" w:space="0"/>
              <w:bottom w:val="nil"/>
            </w:tcBorders>
            <w:shd w:val="clear" w:color="auto" w:fill="auto"/>
            <w:vAlign w:val="center"/>
          </w:tcPr>
          <w:p>
            <w:pPr>
              <w:pStyle w:val="93"/>
              <w:rPr>
                <w:rFonts w:hint="default"/>
              </w:rPr>
            </w:pPr>
            <w:r>
              <w:t>新增课程</w:t>
            </w:r>
          </w:p>
        </w:tc>
        <w:tc>
          <w:tcPr>
            <w:tcW w:w="1484" w:type="pct"/>
            <w:tcBorders>
              <w:top w:val="single" w:color="000000" w:sz="4" w:space="0"/>
              <w:bottom w:val="nil"/>
            </w:tcBorders>
            <w:shd w:val="clear" w:color="auto" w:fill="auto"/>
            <w:vAlign w:val="center"/>
          </w:tcPr>
          <w:p>
            <w:pPr>
              <w:pStyle w:val="93"/>
              <w:rPr>
                <w:rFonts w:hint="default"/>
              </w:rPr>
            </w:pPr>
            <w:r>
              <w:t>输入课程名称</w:t>
            </w:r>
            <w:r>
              <w:rPr>
                <w:rFonts w:hint="default"/>
                <w:lang w:val="en-US" w:eastAsia="zh-CN"/>
              </w:rPr>
              <w:t>”</w:t>
            </w:r>
            <w:r>
              <w:rPr>
                <w:rFonts w:hint="eastAsia"/>
                <w:lang w:val="en-US" w:eastAsia="zh-CN"/>
              </w:rPr>
              <w:t>Python课程</w:t>
            </w:r>
            <w:r>
              <w:rPr>
                <w:rFonts w:hint="default"/>
                <w:lang w:val="en-US" w:eastAsia="zh-CN"/>
              </w:rPr>
              <w:t>”</w:t>
            </w:r>
            <w:r>
              <w:t>,课程分类</w:t>
            </w:r>
            <w:r>
              <w:rPr>
                <w:rFonts w:hint="eastAsia"/>
                <w:lang w:eastAsia="zh-CN"/>
              </w:rPr>
              <w:t>“</w:t>
            </w:r>
            <w:r>
              <w:rPr>
                <w:rFonts w:hint="eastAsia"/>
                <w:lang w:val="en-US" w:eastAsia="zh-CN"/>
              </w:rPr>
              <w:t>Python</w:t>
            </w:r>
            <w:r>
              <w:rPr>
                <w:rFonts w:hint="eastAsia"/>
                <w:lang w:eastAsia="zh-CN"/>
              </w:rPr>
              <w:t>”</w:t>
            </w:r>
            <w:r>
              <w:t>，等信息</w:t>
            </w:r>
          </w:p>
        </w:tc>
        <w:tc>
          <w:tcPr>
            <w:tcW w:w="970" w:type="pct"/>
            <w:tcBorders>
              <w:top w:val="single" w:color="000000" w:sz="4" w:space="0"/>
              <w:bottom w:val="nil"/>
            </w:tcBorders>
            <w:shd w:val="clear" w:color="auto" w:fill="auto"/>
            <w:vAlign w:val="center"/>
          </w:tcPr>
          <w:p>
            <w:pPr>
              <w:pStyle w:val="93"/>
              <w:rPr>
                <w:rFonts w:hint="default"/>
              </w:rPr>
            </w:pPr>
            <w:r>
              <w:t>系统提示 “课程新增成功”</w:t>
            </w:r>
          </w:p>
        </w:tc>
        <w:tc>
          <w:tcPr>
            <w:tcW w:w="1045" w:type="pct"/>
            <w:tcBorders>
              <w:top w:val="single" w:color="000000" w:sz="4" w:space="0"/>
              <w:bottom w:val="nil"/>
            </w:tcBorders>
            <w:shd w:val="clear" w:color="auto" w:fill="auto"/>
            <w:vAlign w:val="center"/>
          </w:tcPr>
          <w:p>
            <w:pPr>
              <w:pStyle w:val="93"/>
              <w:rPr>
                <w:rFonts w:hint="default"/>
              </w:rPr>
            </w:pPr>
            <w:r>
              <w:t>在课程列表中可查看到新增课程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7" w:hRule="atLeast"/>
          <w:jc w:val="center"/>
        </w:trPr>
        <w:tc>
          <w:tcPr>
            <w:tcW w:w="406" w:type="pct"/>
            <w:tcBorders>
              <w:top w:val="nil"/>
              <w:bottom w:val="nil"/>
            </w:tcBorders>
            <w:shd w:val="clear" w:color="auto" w:fill="auto"/>
            <w:vAlign w:val="center"/>
          </w:tcPr>
          <w:p>
            <w:pPr>
              <w:pStyle w:val="93"/>
              <w:rPr>
                <w:rFonts w:hint="default"/>
              </w:rPr>
            </w:pPr>
            <w:r>
              <w:t>2</w:t>
            </w:r>
          </w:p>
        </w:tc>
        <w:tc>
          <w:tcPr>
            <w:tcW w:w="1093" w:type="pct"/>
            <w:tcBorders>
              <w:top w:val="nil"/>
              <w:bottom w:val="nil"/>
            </w:tcBorders>
            <w:shd w:val="clear" w:color="auto" w:fill="auto"/>
            <w:vAlign w:val="center"/>
          </w:tcPr>
          <w:p>
            <w:pPr>
              <w:pStyle w:val="93"/>
              <w:rPr>
                <w:rFonts w:hint="default"/>
              </w:rPr>
            </w:pPr>
            <w:r>
              <w:t>删除课程</w:t>
            </w:r>
          </w:p>
        </w:tc>
        <w:tc>
          <w:tcPr>
            <w:tcW w:w="1484" w:type="pct"/>
            <w:tcBorders>
              <w:top w:val="nil"/>
              <w:bottom w:val="nil"/>
            </w:tcBorders>
            <w:shd w:val="clear" w:color="auto" w:fill="auto"/>
            <w:vAlign w:val="center"/>
          </w:tcPr>
          <w:p>
            <w:pPr>
              <w:pStyle w:val="93"/>
              <w:rPr>
                <w:rFonts w:hint="default"/>
              </w:rPr>
            </w:pPr>
            <w:r>
              <w:t>选择课程</w:t>
            </w:r>
            <w:r>
              <w:rPr>
                <w:rFonts w:hint="eastAsia"/>
                <w:lang w:eastAsia="zh-CN"/>
              </w:rPr>
              <w:t>“</w:t>
            </w:r>
            <w:r>
              <w:rPr>
                <w:rFonts w:hint="eastAsia"/>
                <w:lang w:val="en-US" w:eastAsia="zh-CN"/>
              </w:rPr>
              <w:t>Python课程</w:t>
            </w:r>
            <w:r>
              <w:rPr>
                <w:rFonts w:hint="eastAsia"/>
                <w:lang w:eastAsia="zh-CN"/>
              </w:rPr>
              <w:t>”</w:t>
            </w:r>
            <w:r>
              <w:t>进行删除</w:t>
            </w:r>
          </w:p>
        </w:tc>
        <w:tc>
          <w:tcPr>
            <w:tcW w:w="970" w:type="pct"/>
            <w:tcBorders>
              <w:top w:val="nil"/>
              <w:bottom w:val="nil"/>
            </w:tcBorders>
            <w:shd w:val="clear" w:color="auto" w:fill="auto"/>
            <w:vAlign w:val="center"/>
          </w:tcPr>
          <w:p>
            <w:pPr>
              <w:pStyle w:val="93"/>
              <w:rPr>
                <w:rFonts w:hint="default"/>
              </w:rPr>
            </w:pPr>
            <w:r>
              <w:t>删除成功</w:t>
            </w:r>
          </w:p>
        </w:tc>
        <w:tc>
          <w:tcPr>
            <w:tcW w:w="1045" w:type="pct"/>
            <w:tcBorders>
              <w:top w:val="nil"/>
              <w:bottom w:val="nil"/>
            </w:tcBorders>
            <w:shd w:val="clear" w:color="auto" w:fill="auto"/>
            <w:vAlign w:val="center"/>
          </w:tcPr>
          <w:p>
            <w:pPr>
              <w:pStyle w:val="93"/>
              <w:rPr>
                <w:rFonts w:hint="default"/>
              </w:rPr>
            </w:pPr>
            <w:r>
              <w:t>删除成功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7" w:hRule="atLeast"/>
          <w:jc w:val="center"/>
        </w:trPr>
        <w:tc>
          <w:tcPr>
            <w:tcW w:w="406" w:type="pct"/>
            <w:tcBorders>
              <w:top w:val="nil"/>
              <w:bottom w:val="nil"/>
            </w:tcBorders>
            <w:shd w:val="clear" w:color="auto" w:fill="auto"/>
            <w:vAlign w:val="center"/>
          </w:tcPr>
          <w:p>
            <w:pPr>
              <w:pStyle w:val="93"/>
              <w:rPr>
                <w:rFonts w:hint="default"/>
              </w:rPr>
            </w:pPr>
            <w:r>
              <w:t>3</w:t>
            </w:r>
          </w:p>
        </w:tc>
        <w:tc>
          <w:tcPr>
            <w:tcW w:w="1093" w:type="pct"/>
            <w:tcBorders>
              <w:top w:val="nil"/>
              <w:bottom w:val="nil"/>
            </w:tcBorders>
            <w:shd w:val="clear" w:color="auto" w:fill="auto"/>
            <w:vAlign w:val="center"/>
          </w:tcPr>
          <w:p>
            <w:pPr>
              <w:pStyle w:val="93"/>
              <w:rPr>
                <w:rFonts w:hint="default"/>
              </w:rPr>
            </w:pPr>
            <w:r>
              <w:t>修改课程信息</w:t>
            </w:r>
          </w:p>
        </w:tc>
        <w:tc>
          <w:tcPr>
            <w:tcW w:w="1484" w:type="pct"/>
            <w:tcBorders>
              <w:top w:val="nil"/>
              <w:bottom w:val="nil"/>
            </w:tcBorders>
            <w:shd w:val="clear" w:color="auto" w:fill="auto"/>
            <w:vAlign w:val="center"/>
          </w:tcPr>
          <w:p>
            <w:pPr>
              <w:pStyle w:val="93"/>
              <w:rPr>
                <w:rFonts w:hint="default"/>
              </w:rPr>
            </w:pPr>
            <w:r>
              <w:t>选择课程</w:t>
            </w:r>
            <w:r>
              <w:rPr>
                <w:rFonts w:hint="eastAsia"/>
                <w:lang w:eastAsia="zh-CN"/>
              </w:rPr>
              <w:t>“</w:t>
            </w:r>
            <w:r>
              <w:rPr>
                <w:rFonts w:hint="eastAsia"/>
                <w:lang w:val="en-US" w:eastAsia="zh-CN"/>
              </w:rPr>
              <w:t>Python课程</w:t>
            </w:r>
            <w:r>
              <w:rPr>
                <w:rFonts w:hint="eastAsia"/>
                <w:lang w:eastAsia="zh-CN"/>
              </w:rPr>
              <w:t>”</w:t>
            </w:r>
            <w:r>
              <w:t>进行修改数据</w:t>
            </w:r>
          </w:p>
        </w:tc>
        <w:tc>
          <w:tcPr>
            <w:tcW w:w="970" w:type="pct"/>
            <w:tcBorders>
              <w:top w:val="nil"/>
              <w:bottom w:val="nil"/>
            </w:tcBorders>
            <w:shd w:val="clear" w:color="auto" w:fill="auto"/>
            <w:vAlign w:val="center"/>
          </w:tcPr>
          <w:p>
            <w:pPr>
              <w:pStyle w:val="93"/>
              <w:rPr>
                <w:rFonts w:hint="default"/>
              </w:rPr>
            </w:pPr>
            <w:r>
              <w:t>修改成功</w:t>
            </w:r>
          </w:p>
        </w:tc>
        <w:tc>
          <w:tcPr>
            <w:tcW w:w="1045" w:type="pct"/>
            <w:tcBorders>
              <w:top w:val="nil"/>
              <w:bottom w:val="nil"/>
            </w:tcBorders>
            <w:shd w:val="clear" w:color="auto" w:fill="auto"/>
            <w:vAlign w:val="center"/>
          </w:tcPr>
          <w:p>
            <w:pPr>
              <w:pStyle w:val="93"/>
              <w:rPr>
                <w:rFonts w:hint="default"/>
              </w:rPr>
            </w:pPr>
            <w:r>
              <w:t>修改成功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3" w:hRule="atLeast"/>
          <w:jc w:val="center"/>
        </w:trPr>
        <w:tc>
          <w:tcPr>
            <w:tcW w:w="406" w:type="pct"/>
            <w:tcBorders>
              <w:top w:val="nil"/>
              <w:bottom w:val="single" w:color="auto" w:sz="12" w:space="0"/>
            </w:tcBorders>
            <w:shd w:val="clear" w:color="auto" w:fill="auto"/>
            <w:vAlign w:val="center"/>
          </w:tcPr>
          <w:p>
            <w:pPr>
              <w:pStyle w:val="93"/>
              <w:rPr>
                <w:rFonts w:hint="default"/>
              </w:rPr>
            </w:pPr>
            <w:r>
              <w:t>4</w:t>
            </w:r>
          </w:p>
        </w:tc>
        <w:tc>
          <w:tcPr>
            <w:tcW w:w="1093" w:type="pct"/>
            <w:tcBorders>
              <w:top w:val="nil"/>
              <w:bottom w:val="single" w:color="auto" w:sz="12" w:space="0"/>
            </w:tcBorders>
            <w:shd w:val="clear" w:color="auto" w:fill="auto"/>
            <w:vAlign w:val="center"/>
          </w:tcPr>
          <w:p>
            <w:pPr>
              <w:pStyle w:val="93"/>
              <w:rPr>
                <w:rFonts w:hint="default"/>
              </w:rPr>
            </w:pPr>
            <w:r>
              <w:t>新增章节</w:t>
            </w:r>
          </w:p>
        </w:tc>
        <w:tc>
          <w:tcPr>
            <w:tcW w:w="1484" w:type="pct"/>
            <w:tcBorders>
              <w:top w:val="nil"/>
              <w:bottom w:val="single" w:color="auto" w:sz="12" w:space="0"/>
            </w:tcBorders>
            <w:shd w:val="clear" w:color="auto" w:fill="auto"/>
            <w:vAlign w:val="center"/>
          </w:tcPr>
          <w:p>
            <w:pPr>
              <w:pStyle w:val="93"/>
              <w:rPr>
                <w:rFonts w:hint="default"/>
              </w:rPr>
            </w:pPr>
            <w:r>
              <w:t>输入课程小节</w:t>
            </w:r>
            <w:r>
              <w:rPr>
                <w:rFonts w:hint="eastAsia"/>
                <w:lang w:eastAsia="zh-CN"/>
              </w:rPr>
              <w:t>“</w:t>
            </w:r>
            <w:r>
              <w:rPr>
                <w:rFonts w:hint="eastAsia"/>
                <w:lang w:val="en-US" w:eastAsia="zh-CN"/>
              </w:rPr>
              <w:t>第一章</w:t>
            </w:r>
            <w:r>
              <w:rPr>
                <w:rFonts w:hint="eastAsia"/>
                <w:lang w:eastAsia="zh-CN"/>
              </w:rPr>
              <w:t>”</w:t>
            </w:r>
            <w:r>
              <w:t>，小节视频等信息</w:t>
            </w:r>
          </w:p>
          <w:p>
            <w:pPr>
              <w:pStyle w:val="93"/>
              <w:rPr>
                <w:rFonts w:hint="default"/>
              </w:rPr>
            </w:pPr>
          </w:p>
        </w:tc>
        <w:tc>
          <w:tcPr>
            <w:tcW w:w="970" w:type="pct"/>
            <w:tcBorders>
              <w:top w:val="nil"/>
              <w:bottom w:val="single" w:color="auto" w:sz="12" w:space="0"/>
            </w:tcBorders>
            <w:shd w:val="clear" w:color="auto" w:fill="auto"/>
            <w:vAlign w:val="center"/>
          </w:tcPr>
          <w:p>
            <w:pPr>
              <w:pStyle w:val="93"/>
              <w:rPr>
                <w:rFonts w:hint="default"/>
              </w:rPr>
            </w:pPr>
            <w:r>
              <w:t>系统提示 “章节新增成功”</w:t>
            </w:r>
          </w:p>
        </w:tc>
        <w:tc>
          <w:tcPr>
            <w:tcW w:w="1045" w:type="pct"/>
            <w:tcBorders>
              <w:top w:val="nil"/>
              <w:bottom w:val="single" w:color="auto" w:sz="12" w:space="0"/>
            </w:tcBorders>
            <w:shd w:val="clear" w:color="auto" w:fill="auto"/>
            <w:vAlign w:val="center"/>
          </w:tcPr>
          <w:p>
            <w:pPr>
              <w:pStyle w:val="93"/>
              <w:rPr>
                <w:rFonts w:hint="default"/>
              </w:rPr>
            </w:pPr>
            <w:r>
              <w:t>系统提示 “章节新增成功”</w:t>
            </w:r>
          </w:p>
        </w:tc>
      </w:tr>
    </w:tbl>
    <w:p>
      <w:pPr>
        <w:pStyle w:val="40"/>
      </w:pPr>
      <w:bookmarkStart w:id="134" w:name="_Toc20546"/>
      <w:bookmarkStart w:id="135" w:name="_Toc13327"/>
      <w:r>
        <w:rPr>
          <w:rFonts w:hint="eastAsia"/>
        </w:rPr>
        <w:t>试卷模块测试用例</w:t>
      </w:r>
      <w:bookmarkEnd w:id="134"/>
      <w:bookmarkEnd w:id="135"/>
    </w:p>
    <w:p>
      <w:pPr>
        <w:pStyle w:val="37"/>
        <w:rPr>
          <w:rFonts w:hint="eastAsia"/>
        </w:rPr>
      </w:pPr>
    </w:p>
    <w:p>
      <w:pPr>
        <w:pStyle w:val="37"/>
        <w:rPr>
          <w:rFonts w:hint="eastAsia"/>
        </w:rPr>
      </w:pPr>
    </w:p>
    <w:p>
      <w:pPr>
        <w:pStyle w:val="37"/>
        <w:rPr>
          <w:rFonts w:hint="eastAsia"/>
        </w:rPr>
      </w:pPr>
    </w:p>
    <w:p>
      <w:pPr>
        <w:pStyle w:val="37"/>
        <w:rPr>
          <w:rFonts w:hint="eastAsia"/>
        </w:rPr>
      </w:pPr>
    </w:p>
    <w:p>
      <w:pPr>
        <w:pStyle w:val="81"/>
        <w:spacing w:before="360" w:after="120"/>
      </w:pPr>
      <w:r>
        <w:rPr>
          <w:rFonts w:hint="eastAsia"/>
        </w:rPr>
        <w:t>表6-4 试卷模块测试用例表</w:t>
      </w:r>
    </w:p>
    <w:tbl>
      <w:tblPr>
        <w:tblStyle w:val="20"/>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3"/>
        <w:gridCol w:w="19"/>
        <w:gridCol w:w="1331"/>
        <w:gridCol w:w="452"/>
        <w:gridCol w:w="2419"/>
        <w:gridCol w:w="1581"/>
        <w:gridCol w:w="57"/>
        <w:gridCol w:w="164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519" w:hRule="atLeast"/>
          <w:jc w:val="center"/>
        </w:trPr>
        <w:tc>
          <w:tcPr>
            <w:tcW w:w="394" w:type="pct"/>
            <w:tcBorders>
              <w:top w:val="single" w:color="auto" w:sz="12" w:space="0"/>
              <w:bottom w:val="single" w:color="000000" w:sz="4" w:space="0"/>
            </w:tcBorders>
            <w:shd w:val="clear" w:color="auto" w:fill="auto"/>
          </w:tcPr>
          <w:p>
            <w:pPr>
              <w:pStyle w:val="93"/>
              <w:rPr>
                <w:rFonts w:hint="default"/>
              </w:rPr>
            </w:pPr>
            <w:r>
              <w:t>序号</w:t>
            </w:r>
          </w:p>
        </w:tc>
        <w:tc>
          <w:tcPr>
            <w:tcW w:w="828" w:type="pct"/>
            <w:gridSpan w:val="2"/>
            <w:tcBorders>
              <w:top w:val="single" w:color="auto" w:sz="12" w:space="0"/>
              <w:bottom w:val="single" w:color="000000" w:sz="4" w:space="0"/>
            </w:tcBorders>
            <w:shd w:val="clear" w:color="auto" w:fill="auto"/>
          </w:tcPr>
          <w:p>
            <w:pPr>
              <w:pStyle w:val="93"/>
              <w:rPr>
                <w:rFonts w:hint="default"/>
              </w:rPr>
            </w:pPr>
            <w:r>
              <w:t>测试用例</w:t>
            </w:r>
          </w:p>
        </w:tc>
        <w:tc>
          <w:tcPr>
            <w:tcW w:w="1761" w:type="pct"/>
            <w:gridSpan w:val="2"/>
            <w:tcBorders>
              <w:top w:val="single" w:color="auto" w:sz="12" w:space="0"/>
              <w:bottom w:val="single" w:color="000000" w:sz="4" w:space="0"/>
            </w:tcBorders>
            <w:shd w:val="clear" w:color="auto" w:fill="auto"/>
          </w:tcPr>
          <w:p>
            <w:pPr>
              <w:pStyle w:val="93"/>
              <w:rPr>
                <w:rFonts w:hint="default"/>
              </w:rPr>
            </w:pPr>
            <w:r>
              <w:t>输入数据</w:t>
            </w:r>
          </w:p>
        </w:tc>
        <w:tc>
          <w:tcPr>
            <w:tcW w:w="1004" w:type="pct"/>
            <w:gridSpan w:val="2"/>
            <w:tcBorders>
              <w:top w:val="single" w:color="auto" w:sz="12" w:space="0"/>
              <w:bottom w:val="single" w:color="000000" w:sz="4" w:space="0"/>
            </w:tcBorders>
            <w:shd w:val="clear" w:color="auto" w:fill="auto"/>
          </w:tcPr>
          <w:p>
            <w:pPr>
              <w:pStyle w:val="93"/>
              <w:rPr>
                <w:rFonts w:hint="default"/>
              </w:rPr>
            </w:pPr>
            <w:r>
              <w:t>预期结果</w:t>
            </w:r>
          </w:p>
        </w:tc>
        <w:tc>
          <w:tcPr>
            <w:tcW w:w="1011" w:type="pct"/>
            <w:tcBorders>
              <w:top w:val="single" w:color="auto" w:sz="12" w:space="0"/>
              <w:bottom w:val="single" w:color="000000" w:sz="4" w:space="0"/>
            </w:tcBorders>
            <w:shd w:val="clear" w:color="auto" w:fill="auto"/>
          </w:tcPr>
          <w:p>
            <w:pPr>
              <w:pStyle w:val="93"/>
              <w:rPr>
                <w:rFonts w:hint="default"/>
              </w:rPr>
            </w:pPr>
            <w:r>
              <w:t>实际结果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394" w:type="pct"/>
            <w:tcBorders>
              <w:top w:val="single" w:color="000000" w:sz="4" w:space="0"/>
              <w:bottom w:val="nil"/>
            </w:tcBorders>
            <w:shd w:val="clear" w:color="auto" w:fill="auto"/>
            <w:vAlign w:val="center"/>
          </w:tcPr>
          <w:p>
            <w:pPr>
              <w:pStyle w:val="93"/>
              <w:rPr>
                <w:rFonts w:hint="default"/>
              </w:rPr>
            </w:pPr>
            <w:r>
              <w:t>1</w:t>
            </w:r>
          </w:p>
        </w:tc>
        <w:tc>
          <w:tcPr>
            <w:tcW w:w="828" w:type="pct"/>
            <w:gridSpan w:val="2"/>
            <w:tcBorders>
              <w:top w:val="single" w:color="000000" w:sz="4" w:space="0"/>
              <w:bottom w:val="nil"/>
            </w:tcBorders>
            <w:shd w:val="clear" w:color="auto" w:fill="auto"/>
            <w:vAlign w:val="center"/>
          </w:tcPr>
          <w:p>
            <w:pPr>
              <w:pStyle w:val="93"/>
              <w:rPr>
                <w:rFonts w:hint="default"/>
              </w:rPr>
            </w:pPr>
            <w:r>
              <w:t>手动组卷</w:t>
            </w:r>
          </w:p>
          <w:p>
            <w:pPr>
              <w:pStyle w:val="93"/>
              <w:rPr>
                <w:rFonts w:hint="default"/>
              </w:rPr>
            </w:pPr>
          </w:p>
        </w:tc>
        <w:tc>
          <w:tcPr>
            <w:tcW w:w="1761" w:type="pct"/>
            <w:gridSpan w:val="2"/>
            <w:tcBorders>
              <w:top w:val="single" w:color="000000" w:sz="4" w:space="0"/>
              <w:bottom w:val="nil"/>
            </w:tcBorders>
            <w:shd w:val="clear" w:color="auto" w:fill="auto"/>
            <w:vAlign w:val="center"/>
          </w:tcPr>
          <w:p>
            <w:pPr>
              <w:pStyle w:val="93"/>
              <w:rPr>
                <w:rFonts w:hint="default"/>
              </w:rPr>
            </w:pPr>
            <w:r>
              <w:t>依次添加 5 道单选题、3 道多选题、2 道判断题，点击生成试卷</w:t>
            </w:r>
          </w:p>
        </w:tc>
        <w:tc>
          <w:tcPr>
            <w:tcW w:w="1004" w:type="pct"/>
            <w:gridSpan w:val="2"/>
            <w:tcBorders>
              <w:top w:val="single" w:color="000000" w:sz="4" w:space="0"/>
              <w:bottom w:val="nil"/>
            </w:tcBorders>
            <w:shd w:val="clear" w:color="auto" w:fill="auto"/>
            <w:vAlign w:val="center"/>
          </w:tcPr>
          <w:p>
            <w:pPr>
              <w:pStyle w:val="93"/>
              <w:rPr>
                <w:rFonts w:hint="default"/>
              </w:rPr>
            </w:pPr>
            <w:r>
              <w:t>生成包含对应题型和数量的试卷</w:t>
            </w:r>
          </w:p>
        </w:tc>
        <w:tc>
          <w:tcPr>
            <w:tcW w:w="1011" w:type="pct"/>
            <w:tcBorders>
              <w:top w:val="single" w:color="000000" w:sz="4" w:space="0"/>
              <w:bottom w:val="nil"/>
            </w:tcBorders>
            <w:shd w:val="clear" w:color="auto" w:fill="auto"/>
            <w:vAlign w:val="center"/>
          </w:tcPr>
          <w:p>
            <w:pPr>
              <w:pStyle w:val="93"/>
              <w:rPr>
                <w:rFonts w:hint="default"/>
              </w:rPr>
            </w:pPr>
            <w:r>
              <w:t>生成包含对应题型和数量的试卷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394" w:type="pct"/>
            <w:tcBorders>
              <w:top w:val="nil"/>
              <w:bottom w:val="nil"/>
            </w:tcBorders>
            <w:shd w:val="clear" w:color="auto" w:fill="auto"/>
            <w:vAlign w:val="center"/>
          </w:tcPr>
          <w:p>
            <w:pPr>
              <w:pStyle w:val="93"/>
              <w:rPr>
                <w:rFonts w:hint="default"/>
              </w:rPr>
            </w:pPr>
            <w:r>
              <w:t>2</w:t>
            </w:r>
          </w:p>
        </w:tc>
        <w:tc>
          <w:tcPr>
            <w:tcW w:w="828" w:type="pct"/>
            <w:gridSpan w:val="2"/>
            <w:tcBorders>
              <w:top w:val="nil"/>
              <w:bottom w:val="nil"/>
            </w:tcBorders>
            <w:shd w:val="clear" w:color="auto" w:fill="auto"/>
            <w:vAlign w:val="center"/>
          </w:tcPr>
          <w:p>
            <w:pPr>
              <w:pStyle w:val="93"/>
              <w:rPr>
                <w:rFonts w:hint="default"/>
              </w:rPr>
            </w:pPr>
            <w:r>
              <w:t>自动组卷</w:t>
            </w:r>
          </w:p>
        </w:tc>
        <w:tc>
          <w:tcPr>
            <w:tcW w:w="1761" w:type="pct"/>
            <w:gridSpan w:val="2"/>
            <w:tcBorders>
              <w:top w:val="nil"/>
              <w:bottom w:val="nil"/>
            </w:tcBorders>
            <w:shd w:val="clear" w:color="auto" w:fill="auto"/>
            <w:vAlign w:val="center"/>
          </w:tcPr>
          <w:p>
            <w:pPr>
              <w:pStyle w:val="93"/>
              <w:rPr>
                <w:rFonts w:hint="default"/>
              </w:rPr>
            </w:pPr>
            <w:r>
              <w:t>选择对应的题型个数，进行组卷</w:t>
            </w:r>
          </w:p>
        </w:tc>
        <w:tc>
          <w:tcPr>
            <w:tcW w:w="1004" w:type="pct"/>
            <w:gridSpan w:val="2"/>
            <w:tcBorders>
              <w:top w:val="nil"/>
              <w:bottom w:val="nil"/>
            </w:tcBorders>
            <w:shd w:val="clear" w:color="auto" w:fill="auto"/>
            <w:vAlign w:val="center"/>
          </w:tcPr>
          <w:p>
            <w:pPr>
              <w:pStyle w:val="93"/>
              <w:rPr>
                <w:rFonts w:hint="default"/>
              </w:rPr>
            </w:pPr>
            <w:r>
              <w:t>生成包含对应题型和数量的试卷</w:t>
            </w:r>
          </w:p>
        </w:tc>
        <w:tc>
          <w:tcPr>
            <w:tcW w:w="1011" w:type="pct"/>
            <w:tcBorders>
              <w:top w:val="nil"/>
              <w:bottom w:val="nil"/>
            </w:tcBorders>
            <w:shd w:val="clear" w:color="auto" w:fill="auto"/>
            <w:vAlign w:val="center"/>
          </w:tcPr>
          <w:p>
            <w:pPr>
              <w:pStyle w:val="93"/>
              <w:rPr>
                <w:rFonts w:hint="default"/>
              </w:rPr>
            </w:pPr>
            <w:r>
              <w:t>生成包含对应题型和数量的试卷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394" w:type="pct"/>
            <w:tcBorders>
              <w:top w:val="nil"/>
              <w:bottom w:val="nil"/>
            </w:tcBorders>
            <w:shd w:val="clear" w:color="auto" w:fill="auto"/>
            <w:vAlign w:val="center"/>
          </w:tcPr>
          <w:p>
            <w:pPr>
              <w:pStyle w:val="93"/>
              <w:rPr>
                <w:rFonts w:hint="default"/>
              </w:rPr>
            </w:pPr>
            <w:r>
              <w:t>3</w:t>
            </w:r>
          </w:p>
        </w:tc>
        <w:tc>
          <w:tcPr>
            <w:tcW w:w="828" w:type="pct"/>
            <w:gridSpan w:val="2"/>
            <w:tcBorders>
              <w:top w:val="nil"/>
              <w:bottom w:val="nil"/>
            </w:tcBorders>
            <w:shd w:val="clear" w:color="auto" w:fill="auto"/>
            <w:vAlign w:val="center"/>
          </w:tcPr>
          <w:p>
            <w:pPr>
              <w:pStyle w:val="93"/>
              <w:rPr>
                <w:rFonts w:hint="default"/>
              </w:rPr>
            </w:pPr>
            <w:r>
              <w:t>新增单选题</w:t>
            </w:r>
          </w:p>
        </w:tc>
        <w:tc>
          <w:tcPr>
            <w:tcW w:w="1761" w:type="pct"/>
            <w:gridSpan w:val="2"/>
            <w:tcBorders>
              <w:top w:val="nil"/>
              <w:bottom w:val="nil"/>
            </w:tcBorders>
            <w:shd w:val="clear" w:color="auto" w:fill="auto"/>
            <w:vAlign w:val="center"/>
          </w:tcPr>
          <w:p>
            <w:pPr>
              <w:pStyle w:val="93"/>
              <w:rPr>
                <w:rFonts w:hint="default"/>
              </w:rPr>
            </w:pPr>
            <w:r>
              <w:t>输入题干，分类等信息</w:t>
            </w:r>
          </w:p>
        </w:tc>
        <w:tc>
          <w:tcPr>
            <w:tcW w:w="1004" w:type="pct"/>
            <w:gridSpan w:val="2"/>
            <w:tcBorders>
              <w:top w:val="nil"/>
              <w:bottom w:val="nil"/>
            </w:tcBorders>
            <w:shd w:val="clear" w:color="auto" w:fill="auto"/>
            <w:vAlign w:val="center"/>
          </w:tcPr>
          <w:p>
            <w:pPr>
              <w:pStyle w:val="93"/>
              <w:rPr>
                <w:rFonts w:hint="default"/>
              </w:rPr>
            </w:pPr>
            <w:r>
              <w:t>新增成功</w:t>
            </w:r>
          </w:p>
        </w:tc>
        <w:tc>
          <w:tcPr>
            <w:tcW w:w="1011" w:type="pct"/>
            <w:tcBorders>
              <w:top w:val="nil"/>
              <w:bottom w:val="nil"/>
            </w:tcBorders>
            <w:shd w:val="clear" w:color="auto" w:fill="auto"/>
            <w:vAlign w:val="center"/>
          </w:tcPr>
          <w:p>
            <w:pPr>
              <w:pStyle w:val="93"/>
              <w:rPr>
                <w:rFonts w:hint="default"/>
              </w:rPr>
            </w:pPr>
            <w:r>
              <w:t>新增成功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406" w:type="pct"/>
            <w:gridSpan w:val="2"/>
            <w:tcBorders>
              <w:top w:val="nil"/>
              <w:bottom w:val="single" w:color="auto" w:sz="12" w:space="0"/>
            </w:tcBorders>
            <w:shd w:val="clear" w:color="auto" w:fill="auto"/>
            <w:vAlign w:val="center"/>
          </w:tcPr>
          <w:p>
            <w:pPr>
              <w:pStyle w:val="93"/>
              <w:rPr>
                <w:rFonts w:hint="default"/>
              </w:rPr>
            </w:pPr>
            <w:r>
              <w:t>4</w:t>
            </w:r>
          </w:p>
        </w:tc>
        <w:tc>
          <w:tcPr>
            <w:tcW w:w="1093" w:type="pct"/>
            <w:gridSpan w:val="2"/>
            <w:tcBorders>
              <w:top w:val="nil"/>
              <w:bottom w:val="single" w:color="auto" w:sz="12" w:space="0"/>
            </w:tcBorders>
            <w:shd w:val="clear" w:color="auto" w:fill="auto"/>
            <w:vAlign w:val="center"/>
          </w:tcPr>
          <w:p>
            <w:pPr>
              <w:pStyle w:val="93"/>
              <w:rPr>
                <w:rFonts w:hint="default"/>
              </w:rPr>
            </w:pPr>
            <w:r>
              <w:t>新增多选题</w:t>
            </w:r>
          </w:p>
        </w:tc>
        <w:tc>
          <w:tcPr>
            <w:tcW w:w="1484" w:type="pct"/>
            <w:tcBorders>
              <w:top w:val="nil"/>
              <w:bottom w:val="single" w:color="auto" w:sz="12" w:space="0"/>
            </w:tcBorders>
            <w:shd w:val="clear" w:color="auto" w:fill="auto"/>
            <w:vAlign w:val="center"/>
          </w:tcPr>
          <w:p>
            <w:pPr>
              <w:pStyle w:val="93"/>
              <w:rPr>
                <w:rFonts w:hint="default"/>
              </w:rPr>
            </w:pPr>
            <w:r>
              <w:t>输入题干，分类，正确答案等信息</w:t>
            </w:r>
          </w:p>
        </w:tc>
        <w:tc>
          <w:tcPr>
            <w:tcW w:w="969" w:type="pct"/>
            <w:tcBorders>
              <w:top w:val="nil"/>
              <w:bottom w:val="single" w:color="auto" w:sz="12" w:space="0"/>
            </w:tcBorders>
            <w:shd w:val="clear" w:color="auto" w:fill="auto"/>
            <w:vAlign w:val="center"/>
          </w:tcPr>
          <w:p>
            <w:pPr>
              <w:pStyle w:val="93"/>
              <w:rPr>
                <w:rFonts w:hint="default"/>
              </w:rPr>
            </w:pPr>
            <w:r>
              <w:t>新增成功</w:t>
            </w:r>
          </w:p>
        </w:tc>
        <w:tc>
          <w:tcPr>
            <w:tcW w:w="1046" w:type="pct"/>
            <w:gridSpan w:val="2"/>
            <w:tcBorders>
              <w:top w:val="nil"/>
              <w:bottom w:val="single" w:color="auto" w:sz="12" w:space="0"/>
            </w:tcBorders>
            <w:shd w:val="clear" w:color="auto" w:fill="auto"/>
            <w:vAlign w:val="center"/>
          </w:tcPr>
          <w:p>
            <w:pPr>
              <w:pStyle w:val="93"/>
              <w:rPr>
                <w:rFonts w:hint="default"/>
              </w:rPr>
            </w:pPr>
            <w:r>
              <w:t>新增成功</w:t>
            </w:r>
          </w:p>
        </w:tc>
      </w:tr>
    </w:tbl>
    <w:p>
      <w:pPr>
        <w:pStyle w:val="39"/>
      </w:pPr>
      <w:bookmarkStart w:id="136" w:name="_Toc27297"/>
      <w:bookmarkStart w:id="137" w:name="_Toc16589"/>
      <w:r>
        <w:rPr>
          <w:rFonts w:hint="eastAsia"/>
        </w:rPr>
        <w:t>性能</w:t>
      </w:r>
      <w:r>
        <w:t>测试</w:t>
      </w:r>
      <w:bookmarkEnd w:id="136"/>
      <w:bookmarkEnd w:id="137"/>
    </w:p>
    <w:tbl>
      <w:tblPr>
        <w:tblStyle w:val="19"/>
        <w:tblW w:w="8499" w:type="dxa"/>
        <w:jc w:val="center"/>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Layout w:type="autofit"/>
        <w:tblCellMar>
          <w:top w:w="15" w:type="dxa"/>
          <w:left w:w="15" w:type="dxa"/>
          <w:bottom w:w="15" w:type="dxa"/>
          <w:right w:w="15" w:type="dxa"/>
        </w:tblCellMar>
      </w:tblPr>
      <w:tblGrid>
        <w:gridCol w:w="1866"/>
        <w:gridCol w:w="3082"/>
        <w:gridCol w:w="3551"/>
      </w:tblGrid>
      <w:tr>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314" w:hRule="atLeast"/>
          <w:jc w:val="center"/>
        </w:trPr>
        <w:tc>
          <w:tcPr>
            <w:tcW w:w="1866" w:type="dxa"/>
            <w:tcBorders>
              <w:top w:val="single" w:color="000000" w:sz="8" w:space="0"/>
              <w:left w:val="single" w:color="DEE0E3" w:sz="4" w:space="0"/>
              <w:bottom w:val="single" w:color="000000" w:sz="8" w:space="0"/>
              <w:right w:val="single" w:color="DEE0E3" w:sz="4" w:space="0"/>
            </w:tcBorders>
            <w:shd w:val="clear" w:color="auto" w:fill="auto"/>
            <w:tcMar>
              <w:top w:w="90" w:type="dxa"/>
              <w:left w:w="80" w:type="dxa"/>
              <w:bottom w:w="90" w:type="dxa"/>
              <w:right w:w="80" w:type="dxa"/>
            </w:tcMar>
          </w:tcPr>
          <w:p>
            <w:pPr>
              <w:pStyle w:val="93"/>
              <w:rPr>
                <w:rFonts w:hint="default"/>
              </w:rPr>
            </w:pPr>
            <w:r>
              <w:t>测试场景</w:t>
            </w:r>
          </w:p>
        </w:tc>
        <w:tc>
          <w:tcPr>
            <w:tcW w:w="3082" w:type="dxa"/>
            <w:tcBorders>
              <w:top w:val="single" w:color="000000" w:sz="8" w:space="0"/>
              <w:left w:val="single" w:color="DEE0E3" w:sz="4" w:space="0"/>
              <w:bottom w:val="single" w:color="000000" w:sz="8" w:space="0"/>
              <w:right w:val="single" w:color="DEE0E3" w:sz="4" w:space="0"/>
            </w:tcBorders>
            <w:shd w:val="clear" w:color="auto" w:fill="auto"/>
            <w:tcMar>
              <w:top w:w="90" w:type="dxa"/>
              <w:left w:w="80" w:type="dxa"/>
              <w:bottom w:w="90" w:type="dxa"/>
              <w:right w:w="80" w:type="dxa"/>
            </w:tcMar>
          </w:tcPr>
          <w:p>
            <w:pPr>
              <w:pStyle w:val="93"/>
              <w:rPr>
                <w:rFonts w:hint="default"/>
              </w:rPr>
            </w:pPr>
            <w:r>
              <w:t>测试步骤</w:t>
            </w:r>
          </w:p>
        </w:tc>
        <w:tc>
          <w:tcPr>
            <w:tcW w:w="3551" w:type="dxa"/>
            <w:tcBorders>
              <w:top w:val="single" w:color="000000" w:sz="8" w:space="0"/>
              <w:left w:val="single" w:color="DEE0E3" w:sz="4" w:space="0"/>
              <w:bottom w:val="single" w:color="000000" w:sz="8" w:space="0"/>
              <w:right w:val="single" w:color="DEE0E3" w:sz="4" w:space="0"/>
            </w:tcBorders>
            <w:shd w:val="clear" w:color="auto" w:fill="auto"/>
            <w:tcMar>
              <w:top w:w="90" w:type="dxa"/>
              <w:left w:w="80" w:type="dxa"/>
              <w:bottom w:w="90" w:type="dxa"/>
              <w:right w:w="80" w:type="dxa"/>
            </w:tcMar>
          </w:tcPr>
          <w:p>
            <w:pPr>
              <w:pStyle w:val="93"/>
              <w:rPr>
                <w:rFonts w:hint="default"/>
              </w:rPr>
            </w:pPr>
            <w:r>
              <w:t>预期结果</w:t>
            </w:r>
          </w:p>
        </w:tc>
      </w:tr>
      <w:tr>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469" w:hRule="atLeast"/>
          <w:jc w:val="center"/>
        </w:trPr>
        <w:tc>
          <w:tcPr>
            <w:tcW w:w="1866" w:type="dxa"/>
            <w:tcBorders>
              <w:top w:val="single" w:color="000000" w:sz="8" w:space="0"/>
              <w:left w:val="single" w:color="DEE0E3" w:sz="4" w:space="0"/>
              <w:bottom w:val="single" w:color="DEE0E3" w:sz="4" w:space="0"/>
              <w:right w:val="single" w:color="DEE0E3" w:sz="4" w:space="0"/>
            </w:tcBorders>
            <w:shd w:val="clear" w:color="auto" w:fill="auto"/>
            <w:tcMar>
              <w:top w:w="90" w:type="dxa"/>
              <w:left w:w="80" w:type="dxa"/>
              <w:bottom w:w="90" w:type="dxa"/>
              <w:right w:w="80" w:type="dxa"/>
            </w:tcMar>
          </w:tcPr>
          <w:p>
            <w:pPr>
              <w:pStyle w:val="93"/>
              <w:rPr>
                <w:rFonts w:hint="default"/>
              </w:rPr>
            </w:pPr>
            <w:r>
              <w:t>高并发访问</w:t>
            </w:r>
          </w:p>
        </w:tc>
        <w:tc>
          <w:tcPr>
            <w:tcW w:w="3082" w:type="dxa"/>
            <w:tcBorders>
              <w:top w:val="single" w:color="000000" w:sz="8" w:space="0"/>
              <w:left w:val="single" w:color="DEE0E3" w:sz="4" w:space="0"/>
              <w:bottom w:val="single" w:color="DEE0E3" w:sz="4" w:space="0"/>
              <w:right w:val="single" w:color="DEE0E3" w:sz="4" w:space="0"/>
            </w:tcBorders>
            <w:shd w:val="clear" w:color="auto" w:fill="auto"/>
            <w:tcMar>
              <w:top w:w="90" w:type="dxa"/>
              <w:left w:w="80" w:type="dxa"/>
              <w:bottom w:w="90" w:type="dxa"/>
              <w:right w:w="80" w:type="dxa"/>
            </w:tcMar>
          </w:tcPr>
          <w:p>
            <w:pPr>
              <w:pStyle w:val="93"/>
              <w:rPr>
                <w:rFonts w:hint="default"/>
              </w:rPr>
            </w:pPr>
            <w:r>
              <w:t>使用性能测试工具模拟300个用户同时登录系统</w:t>
            </w:r>
          </w:p>
        </w:tc>
        <w:tc>
          <w:tcPr>
            <w:tcW w:w="3551" w:type="dxa"/>
            <w:tcBorders>
              <w:top w:val="single" w:color="000000" w:sz="8" w:space="0"/>
              <w:left w:val="single" w:color="DEE0E3" w:sz="4" w:space="0"/>
              <w:bottom w:val="single" w:color="DEE0E3" w:sz="4" w:space="0"/>
              <w:right w:val="single" w:color="DEE0E3" w:sz="4" w:space="0"/>
            </w:tcBorders>
            <w:shd w:val="clear" w:color="auto" w:fill="auto"/>
            <w:tcMar>
              <w:top w:w="90" w:type="dxa"/>
              <w:left w:w="80" w:type="dxa"/>
              <w:bottom w:w="90" w:type="dxa"/>
              <w:right w:w="80" w:type="dxa"/>
            </w:tcMar>
          </w:tcPr>
          <w:p>
            <w:pPr>
              <w:pStyle w:val="93"/>
              <w:rPr>
                <w:rFonts w:hint="default"/>
              </w:rPr>
            </w:pPr>
            <w:r>
              <w:t>系统响应时间在3秒以内，无用户登录失败情况</w:t>
            </w:r>
          </w:p>
        </w:tc>
      </w:tr>
      <w:tr>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606" w:hRule="atLeast"/>
          <w:jc w:val="center"/>
        </w:trPr>
        <w:tc>
          <w:tcPr>
            <w:tcW w:w="1866" w:type="dxa"/>
            <w:tcBorders>
              <w:top w:val="single" w:color="DEE0E3" w:sz="4" w:space="0"/>
              <w:left w:val="single" w:color="DEE0E3" w:sz="4" w:space="0"/>
              <w:bottom w:val="single" w:color="000000" w:sz="8" w:space="0"/>
              <w:right w:val="single" w:color="DEE0E3" w:sz="4" w:space="0"/>
            </w:tcBorders>
            <w:shd w:val="clear" w:color="auto" w:fill="auto"/>
            <w:tcMar>
              <w:top w:w="90" w:type="dxa"/>
              <w:left w:w="80" w:type="dxa"/>
              <w:bottom w:w="90" w:type="dxa"/>
              <w:right w:w="80" w:type="dxa"/>
            </w:tcMar>
          </w:tcPr>
          <w:p>
            <w:pPr>
              <w:pStyle w:val="93"/>
              <w:rPr>
                <w:rFonts w:hint="default"/>
              </w:rPr>
            </w:pPr>
            <w:r>
              <w:t>高并发考试</w:t>
            </w:r>
          </w:p>
        </w:tc>
        <w:tc>
          <w:tcPr>
            <w:tcW w:w="3082" w:type="dxa"/>
            <w:tcBorders>
              <w:top w:val="single" w:color="DEE0E3" w:sz="4" w:space="0"/>
              <w:left w:val="single" w:color="DEE0E3" w:sz="4" w:space="0"/>
              <w:bottom w:val="single" w:color="000000" w:sz="8" w:space="0"/>
              <w:right w:val="single" w:color="DEE0E3" w:sz="4" w:space="0"/>
            </w:tcBorders>
            <w:shd w:val="clear" w:color="auto" w:fill="auto"/>
            <w:tcMar>
              <w:top w:w="90" w:type="dxa"/>
              <w:left w:w="80" w:type="dxa"/>
              <w:bottom w:w="90" w:type="dxa"/>
              <w:right w:w="80" w:type="dxa"/>
            </w:tcMar>
          </w:tcPr>
          <w:p>
            <w:pPr>
              <w:pStyle w:val="93"/>
              <w:rPr>
                <w:rFonts w:hint="default"/>
              </w:rPr>
            </w:pPr>
            <w:r>
              <w:t>模拟300个用户同时进行一场考</w:t>
            </w:r>
            <w:bookmarkStart w:id="166" w:name="_GoBack"/>
            <w:bookmarkEnd w:id="166"/>
            <w:r>
              <w:t>试，提交试卷</w:t>
            </w:r>
          </w:p>
        </w:tc>
        <w:tc>
          <w:tcPr>
            <w:tcW w:w="3551" w:type="dxa"/>
            <w:tcBorders>
              <w:top w:val="single" w:color="DEE0E3" w:sz="4" w:space="0"/>
              <w:left w:val="single" w:color="DEE0E3" w:sz="4" w:space="0"/>
              <w:bottom w:val="single" w:color="000000" w:sz="8" w:space="0"/>
              <w:right w:val="single" w:color="DEE0E3" w:sz="4" w:space="0"/>
            </w:tcBorders>
            <w:shd w:val="clear" w:color="auto" w:fill="auto"/>
            <w:tcMar>
              <w:top w:w="90" w:type="dxa"/>
              <w:left w:w="80" w:type="dxa"/>
              <w:bottom w:w="90" w:type="dxa"/>
              <w:right w:w="80" w:type="dxa"/>
            </w:tcMar>
          </w:tcPr>
          <w:p>
            <w:pPr>
              <w:pStyle w:val="93"/>
              <w:rPr>
                <w:rFonts w:hint="default"/>
              </w:rPr>
            </w:pPr>
            <w:r>
              <w:t>系统在10秒内接收并处理所有试卷提交请求，无数据丢失</w:t>
            </w:r>
          </w:p>
        </w:tc>
      </w:tr>
    </w:tbl>
    <w:p>
      <w:pPr>
        <w:pStyle w:val="39"/>
      </w:pPr>
      <w:bookmarkStart w:id="138" w:name="_Toc29163"/>
      <w:bookmarkStart w:id="139" w:name="_Toc19634"/>
      <w:bookmarkStart w:id="140" w:name="_Toc25087"/>
      <w:r>
        <w:rPr>
          <w:rFonts w:hint="eastAsia"/>
        </w:rPr>
        <w:t>系统测试分析</w:t>
      </w:r>
      <w:bookmarkEnd w:id="138"/>
      <w:bookmarkEnd w:id="139"/>
      <w:bookmarkEnd w:id="140"/>
    </w:p>
    <w:p>
      <w:pPr>
        <w:pStyle w:val="37"/>
        <w:spacing w:before="24" w:after="24"/>
        <w:ind w:firstLine="480"/>
      </w:pPr>
      <w:r>
        <w:rPr>
          <w:rFonts w:hint="eastAsia"/>
        </w:rPr>
        <w:t>该系统</w:t>
      </w:r>
      <w:r>
        <w:t>各项功能基本符合预期。新增课程、设置章节、用户注册、手动组卷等功能均能正常实现，系统提示准确，操作流程顺畅。在模拟高并发访问和考试场景下，系统性能表现良好。</w:t>
      </w:r>
      <w:r>
        <w:rPr>
          <w:rFonts w:hint="eastAsia"/>
        </w:rPr>
        <w:t>300</w:t>
      </w:r>
      <w:r>
        <w:t>个用户同时登录时，系统响应时间平均为2.5秒，无用户登录失败情况；</w:t>
      </w:r>
      <w:r>
        <w:rPr>
          <w:rFonts w:hint="eastAsia"/>
        </w:rPr>
        <w:t>300</w:t>
      </w:r>
      <w:r>
        <w:t>个用户同时进行考试并提交试卷，系统在8秒内完成所有试卷的接收与处理，未出现数据丢失现象。</w:t>
      </w:r>
    </w:p>
    <w:p>
      <w:pPr>
        <w:pStyle w:val="37"/>
        <w:spacing w:before="24" w:after="24"/>
        <w:ind w:firstLine="480"/>
      </w:pPr>
    </w:p>
    <w:p>
      <w:pPr>
        <w:pStyle w:val="37"/>
        <w:spacing w:before="24" w:after="24"/>
        <w:ind w:firstLine="480"/>
      </w:pPr>
    </w:p>
    <w:p>
      <w:pPr>
        <w:pStyle w:val="37"/>
        <w:spacing w:before="24" w:after="24"/>
        <w:ind w:firstLine="480"/>
      </w:pPr>
    </w:p>
    <w:p>
      <w:pPr>
        <w:pStyle w:val="45"/>
        <w:sectPr>
          <w:footnotePr>
            <w:numRestart w:val="eachPage"/>
          </w:footnotePr>
          <w:pgSz w:w="11906" w:h="16838"/>
          <w:pgMar w:top="1701" w:right="1701" w:bottom="1134" w:left="1701" w:header="850" w:footer="992" w:gutter="567"/>
          <w:pgBorders>
            <w:top w:val="none" w:sz="0" w:space="0"/>
            <w:left w:val="none" w:sz="0" w:space="0"/>
            <w:bottom w:val="none" w:sz="0" w:space="0"/>
            <w:right w:val="none" w:sz="0" w:space="0"/>
          </w:pgBorders>
          <w:cols w:space="720" w:num="1"/>
          <w:docGrid w:linePitch="272" w:charSpace="0"/>
        </w:sectPr>
      </w:pPr>
      <w:bookmarkStart w:id="141" w:name="_Toc201454919"/>
    </w:p>
    <w:p>
      <w:pPr>
        <w:pStyle w:val="38"/>
      </w:pPr>
      <w:bookmarkStart w:id="142" w:name="_Toc24792"/>
      <w:bookmarkStart w:id="143" w:name="_Toc32351"/>
      <w:r>
        <w:rPr>
          <w:rFonts w:hint="eastAsia"/>
        </w:rPr>
        <w:t>结 论</w:t>
      </w:r>
      <w:bookmarkEnd w:id="142"/>
      <w:bookmarkEnd w:id="143"/>
    </w:p>
    <w:p>
      <w:pPr>
        <w:pStyle w:val="37"/>
        <w:spacing w:before="24" w:after="24"/>
        <w:ind w:firstLine="480"/>
      </w:pPr>
      <w:r>
        <w:t>本论文围绕编程学习管理系统展开研究，核心观点是运用多种先进技术并结合合理架构设计，打造一个能满足当下编程教育需求、优势突出的系统。</w:t>
      </w:r>
    </w:p>
    <w:p>
      <w:pPr>
        <w:pStyle w:val="37"/>
        <w:spacing w:before="24" w:after="24"/>
        <w:ind w:firstLine="480"/>
      </w:pPr>
      <w:r>
        <w:t>系统的创新点丰富，创新性地将</w:t>
      </w:r>
      <w:r>
        <w:rPr>
          <w:rFonts w:hint="eastAsia"/>
          <w:lang w:eastAsia="zh-CN"/>
        </w:rPr>
        <w:t>AI</w:t>
      </w:r>
      <w:r>
        <w:t>问答以悬浮框形式集成到系统中。用户可随时发起</w:t>
      </w:r>
      <w:r>
        <w:rPr>
          <w:rFonts w:hint="eastAsia"/>
          <w:lang w:eastAsia="zh-CN"/>
        </w:rPr>
        <w:t>AI</w:t>
      </w:r>
      <w:r>
        <w:t>问答，极大提升了学习的便捷性与即时性。学生在学习编程遇到难题时，无需切换应用或搜索其他平台，在系统内即可快速获取解答与指导，有效提高学习效率。从技术实现角度，该功能借助自然语言处理技术对接强大的</w:t>
      </w:r>
      <w:r>
        <w:rPr>
          <w:rFonts w:hint="eastAsia"/>
          <w:lang w:eastAsia="zh-CN"/>
        </w:rPr>
        <w:t>AI</w:t>
      </w:r>
      <w:r>
        <w:t>模型，能精准理解用户问题并给出高质量回复。</w:t>
      </w:r>
    </w:p>
    <w:p>
      <w:pPr>
        <w:pStyle w:val="37"/>
        <w:spacing w:before="24" w:after="24"/>
        <w:ind w:firstLine="480"/>
      </w:pPr>
      <w:r>
        <w:t>在考试管理功能方面，管理员可对单选题、多选题、判断题、主观题等各类题型进行维护。在试卷管理模块，管理员既能够手动组卷，根据需求挑选合适题目；也支持自动组卷，只需设置好每种题型的题目数量，系统便会随机生成试卷，满足多样化的组卷需求。此外，管理员还拥有查看所有用户答题情况的权限，可通过系统后台便捷地获取学生的答题详情，包括作答内容、答题时间、得分情况等，以便对学生的学习效果进行全面评估与分析。</w:t>
      </w:r>
    </w:p>
    <w:p>
      <w:pPr>
        <w:pStyle w:val="37"/>
        <w:spacing w:before="24" w:after="24"/>
        <w:ind w:firstLine="480"/>
      </w:pPr>
      <w:r>
        <w:t>由于开发时间和资源有限，系统性能优化，特别是在应对极端高并发场景时，仍有提升空间；在与更多复杂教育系统的深度集成方面，还需深入探索。</w:t>
      </w:r>
    </w:p>
    <w:p>
      <w:pPr>
        <w:pStyle w:val="37"/>
        <w:spacing w:before="24" w:after="24"/>
        <w:ind w:firstLine="480"/>
      </w:pPr>
      <w:r>
        <w:t>未来研究工作可从优化系统性能入手，探索更高效的算法和架构，以应对大规模用户访问；加强与各类教育系统的兼容性研究，实现更广泛的教育资源整合与共享。同时，持续关注新技术发展，如人工智能在编程学习辅助中的应用，不断拓展系统功能，为编程教育提供更优质的服务。本研究成果在编程教育领域具有一定的推动作用，为后续相关系统的开发和完善提供了参考依据。</w:t>
      </w:r>
    </w:p>
    <w:p/>
    <w:p>
      <w:pPr>
        <w:pStyle w:val="2"/>
        <w:ind w:firstLine="480"/>
      </w:pPr>
    </w:p>
    <w:p>
      <w:pPr>
        <w:pStyle w:val="2"/>
        <w:ind w:firstLine="480"/>
      </w:pPr>
    </w:p>
    <w:p>
      <w:pPr>
        <w:pStyle w:val="2"/>
        <w:ind w:firstLine="480"/>
      </w:pPr>
    </w:p>
    <w:p>
      <w:pPr>
        <w:pStyle w:val="2"/>
        <w:ind w:firstLine="480"/>
      </w:pPr>
    </w:p>
    <w:p>
      <w:pPr>
        <w:pStyle w:val="2"/>
        <w:ind w:firstLine="480"/>
      </w:pPr>
    </w:p>
    <w:p>
      <w:pPr>
        <w:pStyle w:val="2"/>
        <w:ind w:firstLine="480"/>
      </w:pPr>
    </w:p>
    <w:p>
      <w:pPr>
        <w:pStyle w:val="2"/>
        <w:ind w:firstLine="0" w:firstLineChars="0"/>
      </w:pPr>
    </w:p>
    <w:p>
      <w:pPr>
        <w:pStyle w:val="89"/>
        <w:rPr>
          <w:rStyle w:val="95"/>
        </w:rPr>
      </w:pPr>
      <w:bookmarkStart w:id="144" w:name="_Toc24577"/>
      <w:bookmarkStart w:id="145" w:name="_Toc21074"/>
      <w:r>
        <w:rPr>
          <w:rStyle w:val="95"/>
          <w:rFonts w:hint="eastAsia"/>
        </w:rPr>
        <w:t>参考文献</w:t>
      </w:r>
      <w:bookmarkEnd w:id="144"/>
      <w:bookmarkEnd w:id="145"/>
    </w:p>
    <w:p>
      <w:pPr>
        <w:pStyle w:val="47"/>
        <w:spacing w:before="0" w:after="0"/>
        <w:rPr>
          <w:lang w:val="zh-CN"/>
        </w:rPr>
      </w:pPr>
      <w:bookmarkStart w:id="146" w:name="_Ref3096"/>
      <w:r>
        <w:t>柯灵.Java编程语言在计算机软件开发中的应用与问题处理探析[J].电脑知识与技术,2024,20(27):45-47.</w:t>
      </w:r>
      <w:bookmarkEnd w:id="146"/>
    </w:p>
    <w:p>
      <w:pPr>
        <w:pStyle w:val="47"/>
        <w:spacing w:before="0" w:after="0"/>
        <w:rPr>
          <w:lang w:val="zh-CN"/>
        </w:rPr>
      </w:pPr>
      <w:bookmarkStart w:id="147" w:name="_Ref2632"/>
      <w:r>
        <w:t>夏冰冰.以“重应用､可持续”为目标的编程类课程的教学改革实践与探索[J].科技风,2024,(26):109-111.</w:t>
      </w:r>
      <w:bookmarkEnd w:id="147"/>
    </w:p>
    <w:p>
      <w:pPr>
        <w:pStyle w:val="47"/>
        <w:spacing w:before="0" w:after="0"/>
        <w:rPr>
          <w:lang w:val="zh-CN"/>
        </w:rPr>
      </w:pPr>
      <w:bookmarkStart w:id="148" w:name="_Ref3321"/>
      <w:r>
        <w:rPr>
          <w:rFonts w:hint="eastAsia"/>
          <w:lang w:val="zh-CN"/>
        </w:rPr>
        <w:t>李 慧. 高职 Java 语言程序设计线上线下混合式教学模式探究[J]. 教育天 地,2022,4(2).</w:t>
      </w:r>
      <w:bookmarkEnd w:id="148"/>
    </w:p>
    <w:p>
      <w:pPr>
        <w:pStyle w:val="47"/>
        <w:spacing w:before="0" w:after="0"/>
        <w:rPr>
          <w:lang w:val="zh-CN"/>
        </w:rPr>
      </w:pPr>
      <w:bookmarkStart w:id="149" w:name="_Ref3514"/>
      <w:r>
        <w:rPr>
          <w:rFonts w:hint="eastAsia"/>
        </w:rPr>
        <w:t>王海,张丽香.基于Web课程学习系统的设计与实现[J].电脑编程技巧与维护,2024,(10):40-42+46.</w:t>
      </w:r>
      <w:bookmarkEnd w:id="149"/>
    </w:p>
    <w:p>
      <w:pPr>
        <w:pStyle w:val="47"/>
        <w:spacing w:before="0" w:after="0"/>
        <w:rPr>
          <w:lang w:val="zh-CN"/>
        </w:rPr>
      </w:pPr>
      <w:bookmarkStart w:id="150" w:name="_Ref3573"/>
      <w:r>
        <w:rPr>
          <w:rFonts w:hint="eastAsia"/>
        </w:rPr>
        <w:t>曹子琪.初中信息科技课程中结对编程和独立编程的对比研究[D].哈尔滨师范大学,2023.</w:t>
      </w:r>
      <w:bookmarkEnd w:id="150"/>
    </w:p>
    <w:p>
      <w:pPr>
        <w:pStyle w:val="47"/>
        <w:spacing w:before="0" w:after="0"/>
        <w:rPr>
          <w:lang w:val="zh-CN"/>
        </w:rPr>
      </w:pPr>
      <w:bookmarkStart w:id="151" w:name="_Ref3762"/>
      <w:r>
        <w:rPr>
          <w:rFonts w:hint="eastAsia"/>
        </w:rPr>
        <w:t>方志文.采用Java技术的SaaS平台设计与实现[J].软件,2024,45(08):117-119.</w:t>
      </w:r>
      <w:bookmarkEnd w:id="151"/>
    </w:p>
    <w:p>
      <w:pPr>
        <w:pStyle w:val="47"/>
        <w:spacing w:before="0" w:after="0"/>
        <w:rPr>
          <w:lang w:val="zh-CN"/>
        </w:rPr>
      </w:pPr>
      <w:bookmarkStart w:id="152" w:name="_Ref14140"/>
      <w:r>
        <w:t>李晓莎.网易云课堂对慕课平台设计与制作的启示[J].信息技术与信息化,2016,(03):67-69.</w:t>
      </w:r>
      <w:bookmarkEnd w:id="152"/>
    </w:p>
    <w:p>
      <w:pPr>
        <w:pStyle w:val="47"/>
        <w:spacing w:before="0" w:after="0"/>
        <w:rPr>
          <w:lang w:val="zh-CN"/>
        </w:rPr>
      </w:pPr>
      <w:bookmarkStart w:id="153" w:name="_Ref13235"/>
      <w:r>
        <w:t>倪丹.基于swot分析的在线云课堂研究——以“网易云课堂”为例[J].软件导刊(教育技术),2017,16(10):22-24.</w:t>
      </w:r>
      <w:bookmarkEnd w:id="153"/>
    </w:p>
    <w:p>
      <w:pPr>
        <w:pStyle w:val="47"/>
        <w:spacing w:before="0" w:after="0"/>
        <w:rPr>
          <w:lang w:val="zh-CN"/>
        </w:rPr>
      </w:pPr>
      <w:bookmarkStart w:id="154" w:name="_Ref13460"/>
      <w:r>
        <w:rPr>
          <w:rFonts w:hint="eastAsia"/>
          <w:lang w:val="zh-CN"/>
        </w:rPr>
        <w:t xml:space="preserve">杜啸楠,银莉.基于 实体属性 模型的培训网站数据库设计[J].电子技 术,2022,51(12):178-179. </w:t>
      </w:r>
      <w:bookmarkEnd w:id="154"/>
    </w:p>
    <w:p>
      <w:pPr>
        <w:pStyle w:val="47"/>
        <w:spacing w:before="0" w:after="0"/>
        <w:rPr>
          <w:lang w:val="zh-CN"/>
        </w:rPr>
      </w:pPr>
      <w:bookmarkStart w:id="155" w:name="_Ref14688"/>
      <w:r>
        <w:rPr>
          <w:rFonts w:hint="eastAsia"/>
        </w:rPr>
        <w:t>金江.基于Java Web的SSM在线考试系统设计[J].现代信息科技,2024,8(17):105-110.</w:t>
      </w:r>
      <w:bookmarkEnd w:id="155"/>
    </w:p>
    <w:p>
      <w:pPr>
        <w:pStyle w:val="47"/>
        <w:spacing w:before="0" w:after="0"/>
      </w:pPr>
      <w:bookmarkStart w:id="156" w:name="_Ref13633"/>
      <w:r>
        <w:rPr>
          <w:rFonts w:hint="eastAsia"/>
        </w:rPr>
        <w:t>Nov</w:t>
      </w:r>
      <w:r>
        <w:rPr>
          <w:rFonts w:hint="eastAsia"/>
          <w:lang w:eastAsia="zh-CN"/>
        </w:rPr>
        <w:t>AI</w:t>
      </w:r>
      <w:r>
        <w:rPr>
          <w:rFonts w:hint="eastAsia"/>
        </w:rPr>
        <w:t>s P ,Konomi S ,Neve P , et al.Keeping Them Interested and Keeping Them Honest: Using an On-Line Learning and Development Environment Called NoobLab to Improve Outcomes and Prevent Plagiarism in Undergraduate Programming Pedagogy[J].Ambient Intelligence and Smart Environments,2016,21207-216.</w:t>
      </w:r>
      <w:bookmarkEnd w:id="156"/>
    </w:p>
    <w:p>
      <w:pPr>
        <w:pStyle w:val="47"/>
        <w:spacing w:before="0" w:after="0"/>
      </w:pPr>
      <w:bookmarkStart w:id="157" w:name="_Ref13673"/>
      <w:r>
        <w:rPr>
          <w:rFonts w:hint="eastAsia"/>
        </w:rPr>
        <w:t>Kinari A S ,Funabiki N ,Aung T S , et al.An Independent Learning System for Flutter Cross-Platform Mobile Programming with Code Modification Problems[J].Information,2024,15(10):614-614.</w:t>
      </w:r>
      <w:bookmarkEnd w:id="157"/>
    </w:p>
    <w:p>
      <w:pPr>
        <w:pStyle w:val="47"/>
        <w:spacing w:before="0" w:after="0"/>
      </w:pPr>
      <w:bookmarkStart w:id="158" w:name="_Ref13741"/>
      <w:r>
        <w:rPr>
          <w:rFonts w:hint="eastAsia"/>
        </w:rPr>
        <w:t>Srilakshmi M ,Sarkar S .Improved session-based recommender systems using curriculum learning[J].Intelligent Systems with Applications,2024,22200369-.</w:t>
      </w:r>
      <w:bookmarkEnd w:id="158"/>
    </w:p>
    <w:p>
      <w:pPr>
        <w:pStyle w:val="47"/>
        <w:spacing w:before="0" w:after="0"/>
        <w:rPr>
          <w:lang w:val="zh-CN"/>
        </w:rPr>
      </w:pPr>
      <w:bookmarkStart w:id="159" w:name="_Ref13800"/>
      <w:r>
        <w:t>陈业斌.数据库原理及应用:</w:t>
      </w:r>
      <w:r>
        <w:rPr>
          <w:rFonts w:hint="eastAsia"/>
          <w:lang w:eastAsia="zh-CN"/>
        </w:rPr>
        <w:t>MySQL</w:t>
      </w:r>
      <w:r>
        <w:t>版[M].人民邮电出版社:202308.400.</w:t>
      </w:r>
      <w:bookmarkEnd w:id="159"/>
    </w:p>
    <w:p>
      <w:pPr>
        <w:pStyle w:val="47"/>
        <w:spacing w:before="0" w:after="0"/>
        <w:rPr>
          <w:lang w:val="zh-CN"/>
        </w:rPr>
      </w:pPr>
      <w:bookmarkStart w:id="160" w:name="_Ref13973"/>
      <w:r>
        <w:rPr>
          <w:rFonts w:hint="eastAsia"/>
        </w:rPr>
        <w:t>克雷格·沃斯.Spring实战[M].人民邮电出版社:202212.472.</w:t>
      </w:r>
      <w:bookmarkEnd w:id="160"/>
    </w:p>
    <w:p>
      <w:pPr>
        <w:pStyle w:val="47"/>
        <w:spacing w:before="0" w:after="0"/>
        <w:rPr>
          <w:lang w:val="zh-CN"/>
        </w:rPr>
      </w:pPr>
      <w:bookmarkStart w:id="161" w:name="_Ref14071"/>
      <w:r>
        <w:rPr>
          <w:rFonts w:hint="eastAsia"/>
        </w:rPr>
        <w:t>卢永华.高中信息技术编程教学策略研究[J].名师在线,2024,(27):5-7.</w:t>
      </w:r>
      <w:bookmarkEnd w:id="161"/>
    </w:p>
    <w:p>
      <w:pPr>
        <w:pStyle w:val="47"/>
        <w:spacing w:before="0" w:after="0"/>
      </w:pPr>
      <w:bookmarkStart w:id="162" w:name="_Ref15354"/>
      <w:r>
        <w:rPr>
          <w:rFonts w:hint="eastAsia"/>
        </w:rPr>
        <w:t>谢梦航.面向小学编程社团的支架式教学模式构建与实践研究[D].西南大学,2023.</w:t>
      </w:r>
      <w:bookmarkEnd w:id="162"/>
    </w:p>
    <w:p>
      <w:pPr>
        <w:pStyle w:val="47"/>
        <w:spacing w:before="0" w:after="0"/>
        <w:rPr>
          <w:lang w:val="zh-CN"/>
        </w:rPr>
      </w:pPr>
      <w:bookmarkStart w:id="163" w:name="_Ref13503"/>
      <w:r>
        <w:t>刘泽通.基于项目式教程的编程学习平台设计与开发[D].北京邮电大学,2022.</w:t>
      </w:r>
      <w:bookmarkEnd w:id="163"/>
    </w:p>
    <w:p>
      <w:pPr>
        <w:pStyle w:val="47"/>
        <w:spacing w:before="0" w:after="0"/>
      </w:pPr>
      <w:r>
        <w:rPr>
          <w:rFonts w:hint="eastAsia"/>
        </w:rPr>
        <w:t>于兴隆,张小志,张宏伟,等.基于大数据技术的在线编程学习与学情分析系统设计与开发[J].邢台职业技术学院学报,2023,40(05):95-99.</w:t>
      </w:r>
    </w:p>
    <w:p>
      <w:pPr>
        <w:pStyle w:val="47"/>
        <w:spacing w:before="0" w:after="0"/>
      </w:pPr>
      <w:r>
        <w:rPr>
          <w:rFonts w:hint="eastAsia"/>
        </w:rPr>
        <w:t>王富广.基于Java学生选课系统的设计与实现[J].安阳师范学院学报,2024,26(05):109-113.</w:t>
      </w:r>
    </w:p>
    <w:p>
      <w:pPr>
        <w:pStyle w:val="37"/>
        <w:spacing w:before="24" w:after="24"/>
        <w:ind w:firstLine="0" w:firstLineChars="0"/>
        <w:sectPr>
          <w:footnotePr>
            <w:numRestart w:val="eachPage"/>
          </w:footnotePr>
          <w:pgSz w:w="11906" w:h="16838"/>
          <w:pgMar w:top="1701" w:right="1701" w:bottom="1134" w:left="1701" w:header="851" w:footer="992" w:gutter="567"/>
          <w:pgBorders>
            <w:top w:val="none" w:sz="0" w:space="0"/>
            <w:left w:val="none" w:sz="0" w:space="0"/>
            <w:bottom w:val="none" w:sz="0" w:space="0"/>
            <w:right w:val="none" w:sz="0" w:space="0"/>
          </w:pgBorders>
          <w:cols w:space="720" w:num="1"/>
          <w:docGrid w:linePitch="272" w:charSpace="0"/>
        </w:sectPr>
      </w:pPr>
    </w:p>
    <w:p>
      <w:pPr>
        <w:pStyle w:val="45"/>
        <w:pageBreakBefore w:val="0"/>
      </w:pPr>
      <w:bookmarkStart w:id="164" w:name="_Toc7236"/>
      <w:bookmarkStart w:id="165" w:name="_Toc13266"/>
      <w:r>
        <w:rPr>
          <w:rFonts w:hint="eastAsia"/>
        </w:rPr>
        <w:t>致  谢</w:t>
      </w:r>
      <w:bookmarkEnd w:id="164"/>
      <w:bookmarkEnd w:id="165"/>
    </w:p>
    <w:p>
      <w:pPr>
        <w:pStyle w:val="37"/>
        <w:spacing w:before="24" w:after="24"/>
        <w:ind w:firstLine="480"/>
      </w:pPr>
      <w:r>
        <w:t>在完成这篇关于编程学习管理系统的论文过程中，导师的帮助贯穿始终，我对导师满怀感激。从最初面对论文选题时的茫然无措，</w:t>
      </w:r>
      <w:r>
        <w:rPr>
          <w:rFonts w:hint="eastAsia"/>
        </w:rPr>
        <w:t>到编写</w:t>
      </w:r>
      <w:r>
        <w:t>期间接踵而至的技术难题，再到论文撰写与反复修改的各个阶段，导师始终陪伴在我身旁，用他的专业知识和耐心鼓励为我排忧解难。</w:t>
      </w:r>
    </w:p>
    <w:p>
      <w:pPr>
        <w:pStyle w:val="37"/>
        <w:spacing w:before="24" w:after="24"/>
        <w:ind w:firstLine="480"/>
      </w:pPr>
      <w:r>
        <w:rPr>
          <w:rFonts w:hint="eastAsia"/>
        </w:rPr>
        <w:t>我还要感谢我的同学们，在我感到疲惫和想要放弃的时候给予我支持和鼓励，让我能够坚持下来。</w:t>
      </w:r>
    </w:p>
    <w:p>
      <w:pPr>
        <w:pStyle w:val="37"/>
        <w:spacing w:before="24" w:after="24"/>
        <w:ind w:firstLine="480"/>
      </w:pPr>
      <w:r>
        <w:rPr>
          <w:rFonts w:hint="eastAsia"/>
        </w:rPr>
        <w:t>最后，我要感谢我的家人。他们是我最坚实的后盾，在我全身心投入到论文研究和系统开发的过程中，给予我无微不至的关怀和支持。他们的爱和理解是我不断前进的动力，让我能够勇敢地面对一切挑战。</w:t>
      </w:r>
    </w:p>
    <w:p>
      <w:pPr>
        <w:pStyle w:val="37"/>
        <w:spacing w:before="24" w:after="24"/>
        <w:ind w:firstLine="480"/>
      </w:pPr>
      <w:r>
        <w:rPr>
          <w:rFonts w:hint="eastAsia"/>
        </w:rPr>
        <w:t>再次向所有关心我、支持我的人表示衷心的感谢！这段经历将永远铭刻在我的心中，激励我在未来的人生道路上不断追求卓越。</w:t>
      </w:r>
    </w:p>
    <w:p>
      <w:pPr>
        <w:pStyle w:val="37"/>
        <w:spacing w:before="24" w:after="24"/>
        <w:ind w:firstLine="480"/>
      </w:pPr>
    </w:p>
    <w:p>
      <w:pPr>
        <w:pStyle w:val="37"/>
        <w:spacing w:before="24" w:after="24"/>
        <w:ind w:firstLine="480"/>
      </w:pPr>
    </w:p>
    <w:p>
      <w:pPr>
        <w:pStyle w:val="37"/>
        <w:spacing w:before="24" w:after="24"/>
        <w:ind w:firstLine="480"/>
      </w:pPr>
    </w:p>
    <w:p>
      <w:pPr>
        <w:pStyle w:val="37"/>
        <w:spacing w:before="24" w:after="24"/>
        <w:ind w:firstLine="480"/>
      </w:pPr>
    </w:p>
    <w:bookmarkEnd w:id="141"/>
    <w:p>
      <w:pPr>
        <w:ind w:firstLine="0"/>
      </w:pPr>
    </w:p>
    <w:sectPr>
      <w:headerReference r:id="rId12" w:type="default"/>
      <w:footerReference r:id="rId13" w:type="default"/>
      <w:footnotePr>
        <w:numRestart w:val="eachPage"/>
      </w:footnotePr>
      <w:pgSz w:w="11906" w:h="16838"/>
      <w:pgMar w:top="1701" w:right="1701" w:bottom="1134" w:left="1701" w:header="850" w:footer="992" w:gutter="567"/>
      <w:pgBorders>
        <w:top w:val="none" w:sz="0" w:space="0"/>
        <w:left w:val="none" w:sz="0" w:space="0"/>
        <w:bottom w:val="none" w:sz="0" w:space="0"/>
        <w:right w:val="none" w:sz="0" w:space="0"/>
      </w:pgBorders>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方正魏碑简体">
    <w:altName w:val="宋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Beijing">
    <w:altName w:val="Times New Roman"/>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caps/>
        <w:color w:val="4472C4" w:themeColor="accent1"/>
        <w14:textFill>
          <w14:solidFill>
            <w14:schemeClr w14:val="accent1"/>
          </w14:solidFill>
        </w14:textFill>
      </w:rPr>
    </w:pPr>
  </w:p>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color w:val="0000FF"/>
      </w:rPr>
    </w:pPr>
    <w:r>
      <w:rPr>
        <w:color w:val="0000FF"/>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caps/>
        <w:color w:val="4472C4" w:themeColor="accent1"/>
        <w14:textFill>
          <w14:solidFill>
            <w14:schemeClr w14:val="accent1"/>
          </w14:solidFill>
        </w14:textFill>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2"/>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PAGE   \* MERGEFORMAT</w:instrText>
                          </w:r>
                          <w:r>
                            <w:rPr>
                              <w:caps/>
                              <w:color w:val="4472C4" w:themeColor="accent1"/>
                              <w14:textFill>
                                <w14:solidFill>
                                  <w14:schemeClr w14:val="accent1"/>
                                </w14:solidFill>
                              </w14:textFill>
                            </w:rPr>
                            <w:fldChar w:fldCharType="separate"/>
                          </w:r>
                          <w:r>
                            <w:rPr>
                              <w:caps/>
                              <w:color w:val="4472C4" w:themeColor="accent1"/>
                              <w:lang w:val="zh-CN"/>
                              <w14:textFill>
                                <w14:solidFill>
                                  <w14:schemeClr w14:val="accent1"/>
                                </w14:solidFill>
                              </w14:textFill>
                            </w:rPr>
                            <w:t>2</w:t>
                          </w:r>
                          <w:r>
                            <w:rPr>
                              <w:caps/>
                              <w:color w:val="4472C4" w:themeColor="accent1"/>
                              <w14:textFill>
                                <w14:solidFill>
                                  <w14:schemeClr w14:val="accent1"/>
                                </w14:solidFill>
                              </w14:textFill>
                            </w:rPr>
                            <w:fldChar w:fldCharType="end"/>
                          </w:r>
                        </w:p>
                      </w:txbxContent>
                    </wps:txbx>
                    <wps:bodyPr vert="horz" wrap="none" lIns="0" tIns="0" rIns="0" bIns="0" anchor="t" anchorCtr="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ONgGEXXAQAAsgMAAA4AAAAAAAAAAQAgAAAA&#10;HgEAAGRycy9lMm9Eb2MueG1sUEsFBgAAAAAGAAYAWQEAAGcFAAAAAA==&#10;">
              <v:fill on="f" focussize="0,0"/>
              <v:stroke on="f"/>
              <v:imagedata o:title=""/>
              <o:lock v:ext="edit" aspectratio="f"/>
              <v:textbox inset="0mm,0mm,0mm,0mm" style="mso-fit-shape-to-text:t;">
                <w:txbxContent>
                  <w:p>
                    <w:pPr>
                      <w:pStyle w:val="12"/>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PAGE   \* MERGEFORMAT</w:instrText>
                    </w:r>
                    <w:r>
                      <w:rPr>
                        <w:caps/>
                        <w:color w:val="4472C4" w:themeColor="accent1"/>
                        <w14:textFill>
                          <w14:solidFill>
                            <w14:schemeClr w14:val="accent1"/>
                          </w14:solidFill>
                        </w14:textFill>
                      </w:rPr>
                      <w:fldChar w:fldCharType="separate"/>
                    </w:r>
                    <w:r>
                      <w:rPr>
                        <w:caps/>
                        <w:color w:val="4472C4" w:themeColor="accent1"/>
                        <w:lang w:val="zh-CN"/>
                        <w14:textFill>
                          <w14:solidFill>
                            <w14:schemeClr w14:val="accent1"/>
                          </w14:solidFill>
                        </w14:textFill>
                      </w:rPr>
                      <w:t>2</w:t>
                    </w:r>
                    <w:r>
                      <w:rPr>
                        <w:caps/>
                        <w:color w:val="4472C4" w:themeColor="accent1"/>
                        <w14:textFill>
                          <w14:solidFill>
                            <w14:schemeClr w14:val="accent1"/>
                          </w14:solidFill>
                        </w14:textFill>
                      </w:rPr>
                      <w:fldChar w:fldCharType="end"/>
                    </w:r>
                  </w:p>
                </w:txbxContent>
              </v:textbox>
            </v:shape>
          </w:pict>
        </mc:Fallback>
      </mc:AlternateContent>
    </w:r>
  </w:p>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color w:val="0000FF"/>
      </w:rPr>
    </w:pPr>
    <w:r>
      <w:rPr>
        <w:color w:val="0000F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2"/>
                          </w:pPr>
                          <w:r>
                            <w:fldChar w:fldCharType="begin"/>
                          </w:r>
                          <w:r>
                            <w:instrText xml:space="preserve"> PAGE  \* MERGEFORMAT </w:instrText>
                          </w:r>
                          <w:r>
                            <w:fldChar w:fldCharType="separate"/>
                          </w:r>
                          <w:r>
                            <w:t>I</w:t>
                          </w:r>
                          <w:r>
                            <w:fldChar w:fldCharType="end"/>
                          </w:r>
                        </w:p>
                      </w:txbxContent>
                    </wps:txbx>
                    <wps:bodyPr vert="horz" wrap="none" lIns="0" tIns="0" rIns="0" bIns="0" anchor="t" anchorCtr="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FYERkvXAQAAsgMAAA4AAAAAAAAAAQAgAAAA&#10;HgEAAGRycy9lMm9Eb2MueG1sUEsFBgAAAAAGAAYAWQEAAGcFAAAAAA==&#10;">
              <v:fill on="f" focussize="0,0"/>
              <v:stroke on="f"/>
              <v:imagedata o:title=""/>
              <o:lock v:ext="edit" aspectratio="f"/>
              <v:textbox inset="0mm,0mm,0mm,0mm" style="mso-fit-shape-to-text:t;">
                <w:txbxContent>
                  <w:p>
                    <w:pPr>
                      <w:pStyle w:val="12"/>
                    </w:pPr>
                    <w:r>
                      <w:fldChar w:fldCharType="begin"/>
                    </w:r>
                    <w:r>
                      <w:instrText xml:space="preserve"> PAGE  \* MERGEFORMAT </w:instrText>
                    </w:r>
                    <w:r>
                      <w:fldChar w:fldCharType="separate"/>
                    </w:r>
                    <w:r>
                      <w:t>I</w:t>
                    </w:r>
                    <w:r>
                      <w:fldChar w:fldCharType="end"/>
                    </w:r>
                  </w:p>
                </w:txbxContent>
              </v:textbox>
            </v:shape>
          </w:pict>
        </mc:Fallback>
      </mc:AlternateContent>
    </w:r>
    <w:r>
      <w:rPr>
        <w:color w:val="0000FF"/>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caps/>
        <w:color w:val="4472C4" w:themeColor="accent1"/>
        <w14:textFill>
          <w14:solidFill>
            <w14:schemeClr w14:val="accent1"/>
          </w14:solidFill>
        </w14:textFill>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2"/>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PAGE   \* MERGEFORMAT</w:instrText>
                          </w:r>
                          <w:r>
                            <w:rPr>
                              <w:caps/>
                              <w:color w:val="4472C4" w:themeColor="accent1"/>
                              <w14:textFill>
                                <w14:solidFill>
                                  <w14:schemeClr w14:val="accent1"/>
                                </w14:solidFill>
                              </w14:textFill>
                            </w:rPr>
                            <w:fldChar w:fldCharType="separate"/>
                          </w:r>
                          <w:r>
                            <w:rPr>
                              <w:caps/>
                              <w:color w:val="4472C4" w:themeColor="accent1"/>
                              <w:lang w:val="zh-CN"/>
                              <w14:textFill>
                                <w14:solidFill>
                                  <w14:schemeClr w14:val="accent1"/>
                                </w14:solidFill>
                              </w14:textFill>
                            </w:rPr>
                            <w:t>2</w:t>
                          </w:r>
                          <w:r>
                            <w:rPr>
                              <w:caps/>
                              <w:color w:val="4472C4" w:themeColor="accent1"/>
                              <w14:textFill>
                                <w14:solidFill>
                                  <w14:schemeClr w14:val="accent1"/>
                                </w14:solidFill>
                              </w14:textFill>
                            </w:rPr>
                            <w:fldChar w:fldCharType="end"/>
                          </w:r>
                        </w:p>
                      </w:txbxContent>
                    </wps:txbx>
                    <wps:bodyPr vert="horz" wrap="none" lIns="0" tIns="0" rIns="0" bIns="0" anchor="t" anchorCtr="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ERCm8d8BAAC8AwAADgAAAAAA&#10;AAABACAAAAAeAQAAZHJzL2Uyb0RvYy54bWxQSwUGAAAAAAYABgBZAQAAbwUAAAAA&#10;">
              <v:fill on="f" focussize="0,0"/>
              <v:stroke on="f"/>
              <v:imagedata o:title=""/>
              <o:lock v:ext="edit" aspectratio="f"/>
              <v:textbox inset="0mm,0mm,0mm,0mm" style="mso-fit-shape-to-text:t;">
                <w:txbxContent>
                  <w:p>
                    <w:pPr>
                      <w:pStyle w:val="12"/>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PAGE   \* MERGEFORMAT</w:instrText>
                    </w:r>
                    <w:r>
                      <w:rPr>
                        <w:caps/>
                        <w:color w:val="4472C4" w:themeColor="accent1"/>
                        <w14:textFill>
                          <w14:solidFill>
                            <w14:schemeClr w14:val="accent1"/>
                          </w14:solidFill>
                        </w14:textFill>
                      </w:rPr>
                      <w:fldChar w:fldCharType="separate"/>
                    </w:r>
                    <w:r>
                      <w:rPr>
                        <w:caps/>
                        <w:color w:val="4472C4" w:themeColor="accent1"/>
                        <w:lang w:val="zh-CN"/>
                        <w14:textFill>
                          <w14:solidFill>
                            <w14:schemeClr w14:val="accent1"/>
                          </w14:solidFill>
                        </w14:textFill>
                      </w:rPr>
                      <w:t>2</w:t>
                    </w:r>
                    <w:r>
                      <w:rPr>
                        <w:caps/>
                        <w:color w:val="4472C4" w:themeColor="accent1"/>
                        <w14:textFill>
                          <w14:solidFill>
                            <w14:schemeClr w14:val="accent1"/>
                          </w14:solidFill>
                        </w14:textFill>
                      </w:rPr>
                      <w:fldChar w:fldCharType="end"/>
                    </w:r>
                  </w:p>
                </w:txbxContent>
              </v:textbox>
            </v:shape>
          </w:pict>
        </mc:Fallback>
      </mc:AlternateContent>
    </w:r>
  </w:p>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widowControl w:val="0"/>
      <w:rPr>
        <w:kern w:val="2"/>
        <w:sz w:val="21"/>
        <w:szCs w:val="21"/>
      </w:rP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2"/>
                            <w:widowControl w:val="0"/>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rPr>
                            <w:t>11</w:t>
                          </w:r>
                          <w:r>
                            <w:rPr>
                              <w:kern w:val="2"/>
                              <w:sz w:val="21"/>
                              <w:szCs w:val="21"/>
                            </w:rPr>
                            <w:fldChar w:fldCharType="end"/>
                          </w:r>
                          <w:r>
                            <w:rPr>
                              <w:kern w:val="2"/>
                              <w:sz w:val="21"/>
                              <w:szCs w:val="21"/>
                            </w:rPr>
                            <w:t xml:space="preserve"> -</w:t>
                          </w:r>
                        </w:p>
                      </w:txbxContent>
                    </wps:txbx>
                    <wps:bodyPr vert="horz" wrap="none" lIns="0" tIns="0" rIns="0" bIns="0" anchor="t" anchorCtr="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HB17iLgAQAAvAMAAA4AAAAA&#10;AAAAAQAgAAAAHgEAAGRycy9lMm9Eb2MueG1sUEsFBgAAAAAGAAYAWQEAAHAFAAAAAA==&#10;">
              <v:fill on="f" focussize="0,0"/>
              <v:stroke on="f"/>
              <v:imagedata o:title=""/>
              <o:lock v:ext="edit" aspectratio="f"/>
              <v:textbox inset="0mm,0mm,0mm,0mm" style="mso-fit-shape-to-text:t;">
                <w:txbxContent>
                  <w:p>
                    <w:pPr>
                      <w:pStyle w:val="12"/>
                      <w:widowControl w:val="0"/>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rPr>
                      <w:t>11</w:t>
                    </w:r>
                    <w:r>
                      <w:rPr>
                        <w:kern w:val="2"/>
                        <w:sz w:val="21"/>
                        <w:szCs w:val="21"/>
                      </w:rPr>
                      <w:fldChar w:fldCharType="end"/>
                    </w:r>
                    <w:r>
                      <w:rPr>
                        <w:kern w:val="2"/>
                        <w:sz w:val="21"/>
                        <w:szCs w:val="21"/>
                      </w:rPr>
                      <w:t xml:space="preserve"> -</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widowControl w:val="0"/>
      <w:rPr>
        <w:kern w:val="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2"/>
                            <w:widowControl w:val="0"/>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rPr>
                            <w:t>21</w:t>
                          </w:r>
                          <w:r>
                            <w:rPr>
                              <w:kern w:val="2"/>
                              <w:sz w:val="21"/>
                              <w:szCs w:val="21"/>
                            </w:rPr>
                            <w:fldChar w:fldCharType="end"/>
                          </w:r>
                          <w:r>
                            <w:rPr>
                              <w:kern w:val="2"/>
                              <w:sz w:val="21"/>
                              <w:szCs w:val="21"/>
                            </w:rPr>
                            <w:t xml:space="preserve"> -</w:t>
                          </w:r>
                        </w:p>
                      </w:txbxContent>
                    </wps:txbx>
                    <wps:bodyPr vert="horz" wrap="none" lIns="0" tIns="0" rIns="0" bIns="0" anchor="t" anchorCtr="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NWCbWTgAQAAvAMAAA4AAAAA&#10;AAAAAQAgAAAAHgEAAGRycy9lMm9Eb2MueG1sUEsFBgAAAAAGAAYAWQEAAHAFAAAAAA==&#10;">
              <v:fill on="f" focussize="0,0"/>
              <v:stroke on="f"/>
              <v:imagedata o:title=""/>
              <o:lock v:ext="edit" aspectratio="f"/>
              <v:textbox inset="0mm,0mm,0mm,0mm" style="mso-fit-shape-to-text:t;">
                <w:txbxContent>
                  <w:p>
                    <w:pPr>
                      <w:pStyle w:val="12"/>
                      <w:widowControl w:val="0"/>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rPr>
                      <w:t>21</w:t>
                    </w:r>
                    <w:r>
                      <w:rPr>
                        <w:kern w:val="2"/>
                        <w:sz w:val="21"/>
                        <w:szCs w:val="21"/>
                      </w:rPr>
                      <w:fldChar w:fldCharType="end"/>
                    </w:r>
                    <w:r>
                      <w:rPr>
                        <w:kern w:val="2"/>
                        <w:sz w:val="21"/>
                        <w:szCs w:val="21"/>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4"/>
    </w:pPr>
    <w:del w:id="0" w:author="幸运超级加倍" w:date="2025-07-17T14:47:56Z">
      <w:r>
        <w:rPr>
          <w:rFonts w:hint="eastAsia"/>
        </w:rPr>
        <w:delText>潍坊科技学院本科生毕业设计</w:delText>
      </w:r>
    </w:del>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4"/>
    </w:pPr>
    <w:del w:id="1" w:author="幸运超级加倍" w:date="2025-07-17T14:48:02Z">
      <w:r>
        <w:rPr>
          <w:rFonts w:hint="eastAsia"/>
        </w:rPr>
        <w:delText>潍坊科技学院本科生毕业设计</w:delText>
      </w:r>
    </w:del>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4"/>
    </w:pPr>
    <w:del w:id="2" w:author="幸运超级加倍" w:date="2025-07-17T14:48:09Z">
      <w:r>
        <w:rPr>
          <w:rFonts w:hint="eastAsia"/>
        </w:rPr>
        <w:delText>潍坊科技学院本科生毕业设计</w:delText>
      </w:r>
    </w:del>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4"/>
    </w:pPr>
    <w:r>
      <w:rPr>
        <w:rFonts w:hint="eastAsia"/>
      </w:rPr>
      <w:t>潍坊科技学院本科生毕业设计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2F5E25"/>
    <w:multiLevelType w:val="singleLevel"/>
    <w:tmpl w:val="FC2F5E25"/>
    <w:lvl w:ilvl="0" w:tentative="0">
      <w:start w:val="5"/>
      <w:numFmt w:val="decimal"/>
      <w:lvlText w:val="(%1)"/>
      <w:lvlJc w:val="left"/>
      <w:pPr>
        <w:tabs>
          <w:tab w:val="left" w:pos="312"/>
        </w:tabs>
      </w:pPr>
    </w:lvl>
  </w:abstractNum>
  <w:abstractNum w:abstractNumId="1">
    <w:nsid w:val="099B33D3"/>
    <w:multiLevelType w:val="multilevel"/>
    <w:tmpl w:val="099B33D3"/>
    <w:lvl w:ilvl="0" w:tentative="0">
      <w:start w:val="1"/>
      <w:numFmt w:val="decimal"/>
      <w:pStyle w:val="38"/>
      <w:suff w:val="space"/>
      <w:lvlText w:val="%1"/>
      <w:lvlJc w:val="left"/>
      <w:pPr>
        <w:ind w:left="425" w:hanging="425"/>
      </w:pPr>
      <w:rPr>
        <w:rFonts w:hint="eastAsia"/>
      </w:rPr>
    </w:lvl>
    <w:lvl w:ilvl="1" w:tentative="0">
      <w:start w:val="1"/>
      <w:numFmt w:val="decimal"/>
      <w:pStyle w:val="39"/>
      <w:suff w:val="space"/>
      <w:lvlText w:val="%1.%2"/>
      <w:lvlJc w:val="left"/>
      <w:pPr>
        <w:ind w:left="1192" w:hanging="992"/>
      </w:pPr>
      <w:rPr>
        <w:rFonts w:hint="eastAsia"/>
      </w:rPr>
    </w:lvl>
    <w:lvl w:ilvl="2" w:tentative="0">
      <w:start w:val="1"/>
      <w:numFmt w:val="decimal"/>
      <w:pStyle w:val="40"/>
      <w:suff w:val="space"/>
      <w:lvlText w:val="%1.%2.%3"/>
      <w:lvlJc w:val="left"/>
      <w:pPr>
        <w:ind w:left="2826" w:hanging="2400"/>
      </w:pPr>
      <w:rPr>
        <w:rFonts w:hint="eastAsia"/>
      </w:rPr>
    </w:lvl>
    <w:lvl w:ilvl="3" w:tentative="0">
      <w:start w:val="1"/>
      <w:numFmt w:val="decimal"/>
      <w:lvlText w:val="%1.%2.%3.%4"/>
      <w:lvlJc w:val="left"/>
      <w:pPr>
        <w:tabs>
          <w:tab w:val="left" w:pos="4156"/>
        </w:tabs>
        <w:ind w:left="1984" w:hanging="708"/>
      </w:pPr>
      <w:rPr>
        <w:rFonts w:hint="eastAsia"/>
      </w:rPr>
    </w:lvl>
    <w:lvl w:ilvl="4" w:tentative="0">
      <w:start w:val="1"/>
      <w:numFmt w:val="decimal"/>
      <w:pStyle w:val="6"/>
      <w:lvlText w:val="%1.%2.%3.%4.%5"/>
      <w:lvlJc w:val="left"/>
      <w:pPr>
        <w:tabs>
          <w:tab w:val="left" w:pos="5301"/>
        </w:tabs>
        <w:ind w:left="2551" w:hanging="850"/>
      </w:pPr>
      <w:rPr>
        <w:rFonts w:hint="eastAsia"/>
      </w:rPr>
    </w:lvl>
    <w:lvl w:ilvl="5" w:tentative="0">
      <w:start w:val="1"/>
      <w:numFmt w:val="decimal"/>
      <w:lvlText w:val="%1.%2.%3.%4.%5.%6"/>
      <w:lvlJc w:val="left"/>
      <w:pPr>
        <w:tabs>
          <w:tab w:val="left" w:pos="6446"/>
        </w:tabs>
        <w:ind w:left="3260" w:hanging="1134"/>
      </w:pPr>
      <w:rPr>
        <w:rFonts w:hint="eastAsia"/>
      </w:rPr>
    </w:lvl>
    <w:lvl w:ilvl="6" w:tentative="0">
      <w:start w:val="1"/>
      <w:numFmt w:val="decimal"/>
      <w:lvlText w:val="%1.%2.%3.%4.%5.%6.%7"/>
      <w:lvlJc w:val="left"/>
      <w:pPr>
        <w:tabs>
          <w:tab w:val="left" w:pos="7591"/>
        </w:tabs>
        <w:ind w:left="3827" w:hanging="1276"/>
      </w:pPr>
      <w:rPr>
        <w:rFonts w:hint="eastAsia"/>
      </w:rPr>
    </w:lvl>
    <w:lvl w:ilvl="7" w:tentative="0">
      <w:start w:val="1"/>
      <w:numFmt w:val="decimal"/>
      <w:lvlText w:val="%1.%2.%3.%4.%5.%6.%7.%8"/>
      <w:lvlJc w:val="left"/>
      <w:pPr>
        <w:tabs>
          <w:tab w:val="left" w:pos="8736"/>
        </w:tabs>
        <w:ind w:left="4394" w:hanging="1418"/>
      </w:pPr>
      <w:rPr>
        <w:rFonts w:hint="eastAsia"/>
      </w:rPr>
    </w:lvl>
    <w:lvl w:ilvl="8" w:tentative="0">
      <w:start w:val="1"/>
      <w:numFmt w:val="decimal"/>
      <w:lvlText w:val="%1.%2.%3.%4.%5.%6.%7.%8.%9"/>
      <w:lvlJc w:val="left"/>
      <w:pPr>
        <w:tabs>
          <w:tab w:val="left" w:pos="9522"/>
        </w:tabs>
        <w:ind w:left="5102" w:hanging="1700"/>
      </w:pPr>
      <w:rPr>
        <w:rFonts w:hint="eastAsia"/>
      </w:rPr>
    </w:lvl>
  </w:abstractNum>
  <w:abstractNum w:abstractNumId="2">
    <w:nsid w:val="15941120"/>
    <w:multiLevelType w:val="multilevel"/>
    <w:tmpl w:val="15941120"/>
    <w:lvl w:ilvl="0" w:tentative="0">
      <w:start w:val="1"/>
      <w:numFmt w:val="upperLetter"/>
      <w:pStyle w:val="85"/>
      <w:lvlText w:val="附录%1 "/>
      <w:lvlJc w:val="left"/>
      <w:pPr>
        <w:tabs>
          <w:tab w:val="left" w:pos="907"/>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99A69C6"/>
    <w:multiLevelType w:val="multilevel"/>
    <w:tmpl w:val="499A69C6"/>
    <w:lvl w:ilvl="0" w:tentative="0">
      <w:start w:val="1"/>
      <w:numFmt w:val="decimal"/>
      <w:pStyle w:val="47"/>
      <w:lvlText w:val="[%1] "/>
      <w:lvlJc w:val="left"/>
      <w:pPr>
        <w:tabs>
          <w:tab w:val="left" w:pos="420"/>
        </w:tabs>
        <w:ind w:left="420" w:hanging="420"/>
      </w:pPr>
      <w:rPr>
        <w:rFonts w:hint="eastAsia"/>
      </w:rPr>
    </w:lvl>
    <w:lvl w:ilvl="1" w:tentative="0">
      <w:start w:val="1"/>
      <w:numFmt w:val="decimal"/>
      <w:suff w:val="space"/>
      <w:lvlText w:val="%1.%2."/>
      <w:lvlJc w:val="left"/>
      <w:pPr>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4DC9A8DB"/>
    <w:multiLevelType w:val="singleLevel"/>
    <w:tmpl w:val="4DC9A8DB"/>
    <w:lvl w:ilvl="0" w:tentative="0">
      <w:start w:val="1"/>
      <w:numFmt w:val="decimal"/>
      <w:lvlText w:val="(%1)"/>
      <w:lvlJc w:val="left"/>
      <w:pPr>
        <w:tabs>
          <w:tab w:val="left" w:pos="312"/>
        </w:tabs>
      </w:pPr>
    </w:lvl>
  </w:abstractNum>
  <w:abstractNum w:abstractNumId="5">
    <w:nsid w:val="5BDC77E7"/>
    <w:multiLevelType w:val="singleLevel"/>
    <w:tmpl w:val="5BDC77E7"/>
    <w:lvl w:ilvl="0" w:tentative="0">
      <w:start w:val="15"/>
      <w:numFmt w:val="decimal"/>
      <w:suff w:val="space"/>
      <w:lvlText w:val="(%1)"/>
      <w:lvlJc w:val="left"/>
    </w:lvl>
  </w:abstractNum>
  <w:abstractNum w:abstractNumId="6">
    <w:nsid w:val="65A2C12D"/>
    <w:multiLevelType w:val="singleLevel"/>
    <w:tmpl w:val="65A2C12D"/>
    <w:lvl w:ilvl="0" w:tentative="0">
      <w:start w:val="12"/>
      <w:numFmt w:val="decimal"/>
      <w:suff w:val="space"/>
      <w:lvlText w:val="(%1)"/>
      <w:lvlJc w:val="left"/>
    </w:lvl>
  </w:abstractNum>
  <w:num w:numId="1">
    <w:abstractNumId w:val="1"/>
  </w:num>
  <w:num w:numId="2">
    <w:abstractNumId w:val="3"/>
  </w:num>
  <w:num w:numId="3">
    <w:abstractNumId w:val="2"/>
  </w:num>
  <w:num w:numId="4">
    <w:abstractNumId w:val="4"/>
  </w:num>
  <w:num w:numId="5">
    <w:abstractNumId w:val="0"/>
  </w:num>
  <w:num w:numId="6">
    <w:abstractNumId w:val="6"/>
  </w:num>
  <w:num w:numId="7">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幸运超级加倍">
    <w15:presenceInfo w15:providerId="WPS Office" w15:userId="68805047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revisionView w:markup="0"/>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VmNTQ4NTRmOTg5M2Y5YmM1N2E5NjhhNGNkMzViNzcifQ=="/>
    <w:docVar w:name="KSO_WPS_MARK_KEY" w:val="c397345f-1df5-49cc-ae17-d0216bdbef40"/>
  </w:docVars>
  <w:rsids>
    <w:rsidRoot w:val="006916C0"/>
    <w:rsid w:val="00007A02"/>
    <w:rsid w:val="00061378"/>
    <w:rsid w:val="00067A93"/>
    <w:rsid w:val="00075552"/>
    <w:rsid w:val="00091561"/>
    <w:rsid w:val="000F4C7F"/>
    <w:rsid w:val="0010163D"/>
    <w:rsid w:val="00113638"/>
    <w:rsid w:val="001303BA"/>
    <w:rsid w:val="00153078"/>
    <w:rsid w:val="0017015B"/>
    <w:rsid w:val="001D0320"/>
    <w:rsid w:val="001E7429"/>
    <w:rsid w:val="002313A8"/>
    <w:rsid w:val="00235EF2"/>
    <w:rsid w:val="002471C0"/>
    <w:rsid w:val="00270E40"/>
    <w:rsid w:val="0028062F"/>
    <w:rsid w:val="002A1A5E"/>
    <w:rsid w:val="002E2619"/>
    <w:rsid w:val="002F5A08"/>
    <w:rsid w:val="00302D77"/>
    <w:rsid w:val="00325A4F"/>
    <w:rsid w:val="00350645"/>
    <w:rsid w:val="00366662"/>
    <w:rsid w:val="00367FCF"/>
    <w:rsid w:val="00387184"/>
    <w:rsid w:val="003B4BCC"/>
    <w:rsid w:val="003C6C1B"/>
    <w:rsid w:val="003E44DD"/>
    <w:rsid w:val="0040595F"/>
    <w:rsid w:val="0041059B"/>
    <w:rsid w:val="004139A9"/>
    <w:rsid w:val="00431414"/>
    <w:rsid w:val="004A2130"/>
    <w:rsid w:val="004B3685"/>
    <w:rsid w:val="00564816"/>
    <w:rsid w:val="005820B5"/>
    <w:rsid w:val="00596218"/>
    <w:rsid w:val="005D734C"/>
    <w:rsid w:val="005E44C9"/>
    <w:rsid w:val="005F230A"/>
    <w:rsid w:val="006916C0"/>
    <w:rsid w:val="00697ECE"/>
    <w:rsid w:val="006B354D"/>
    <w:rsid w:val="006B5A85"/>
    <w:rsid w:val="006F75A8"/>
    <w:rsid w:val="007161DE"/>
    <w:rsid w:val="00732078"/>
    <w:rsid w:val="00734C44"/>
    <w:rsid w:val="00772E07"/>
    <w:rsid w:val="007F51E4"/>
    <w:rsid w:val="008005FC"/>
    <w:rsid w:val="00821A10"/>
    <w:rsid w:val="00866DCD"/>
    <w:rsid w:val="0087360F"/>
    <w:rsid w:val="00893224"/>
    <w:rsid w:val="008C6B6E"/>
    <w:rsid w:val="008F7F9B"/>
    <w:rsid w:val="009231C3"/>
    <w:rsid w:val="00927AB1"/>
    <w:rsid w:val="009814AF"/>
    <w:rsid w:val="009D1338"/>
    <w:rsid w:val="009E6C56"/>
    <w:rsid w:val="00A3685A"/>
    <w:rsid w:val="00A9433E"/>
    <w:rsid w:val="00AA4343"/>
    <w:rsid w:val="00AA683F"/>
    <w:rsid w:val="00B13641"/>
    <w:rsid w:val="00B17978"/>
    <w:rsid w:val="00BE18F5"/>
    <w:rsid w:val="00BF612D"/>
    <w:rsid w:val="00C139C6"/>
    <w:rsid w:val="00CB1113"/>
    <w:rsid w:val="00CD472B"/>
    <w:rsid w:val="00D11581"/>
    <w:rsid w:val="00D57807"/>
    <w:rsid w:val="00D9393E"/>
    <w:rsid w:val="00DB1725"/>
    <w:rsid w:val="00DB4877"/>
    <w:rsid w:val="00DC0C77"/>
    <w:rsid w:val="00DC18D2"/>
    <w:rsid w:val="00DD03C2"/>
    <w:rsid w:val="00DD54B6"/>
    <w:rsid w:val="00E168EA"/>
    <w:rsid w:val="00EB1C10"/>
    <w:rsid w:val="00EF2627"/>
    <w:rsid w:val="00F200A2"/>
    <w:rsid w:val="00F25D03"/>
    <w:rsid w:val="00F4747B"/>
    <w:rsid w:val="00F83FC9"/>
    <w:rsid w:val="00FE2DC1"/>
    <w:rsid w:val="01231B63"/>
    <w:rsid w:val="019422A6"/>
    <w:rsid w:val="01FA3816"/>
    <w:rsid w:val="02514550"/>
    <w:rsid w:val="02917F0E"/>
    <w:rsid w:val="02C44A9D"/>
    <w:rsid w:val="02C66BAA"/>
    <w:rsid w:val="02D97BF7"/>
    <w:rsid w:val="030D2690"/>
    <w:rsid w:val="03756DC5"/>
    <w:rsid w:val="040F1C64"/>
    <w:rsid w:val="04445854"/>
    <w:rsid w:val="0445383B"/>
    <w:rsid w:val="047D015A"/>
    <w:rsid w:val="04EA19E8"/>
    <w:rsid w:val="0515175B"/>
    <w:rsid w:val="05305A09"/>
    <w:rsid w:val="0594605A"/>
    <w:rsid w:val="05A170AD"/>
    <w:rsid w:val="05B867BE"/>
    <w:rsid w:val="05F921F0"/>
    <w:rsid w:val="060A64D5"/>
    <w:rsid w:val="064B6770"/>
    <w:rsid w:val="06D30AF8"/>
    <w:rsid w:val="07014C76"/>
    <w:rsid w:val="07510D70"/>
    <w:rsid w:val="075B636E"/>
    <w:rsid w:val="08023656"/>
    <w:rsid w:val="0835507D"/>
    <w:rsid w:val="08D94DC2"/>
    <w:rsid w:val="092F6776"/>
    <w:rsid w:val="09625D1A"/>
    <w:rsid w:val="09801E42"/>
    <w:rsid w:val="09C6782B"/>
    <w:rsid w:val="09EF504C"/>
    <w:rsid w:val="0A433171"/>
    <w:rsid w:val="0A776EE1"/>
    <w:rsid w:val="0B4C77F0"/>
    <w:rsid w:val="0B714FD7"/>
    <w:rsid w:val="0BA75DDA"/>
    <w:rsid w:val="0C081E31"/>
    <w:rsid w:val="0C5303A2"/>
    <w:rsid w:val="0C594818"/>
    <w:rsid w:val="0C666A33"/>
    <w:rsid w:val="0CCE4D4B"/>
    <w:rsid w:val="0CE82F5E"/>
    <w:rsid w:val="0D284A85"/>
    <w:rsid w:val="0D8D4629"/>
    <w:rsid w:val="0E711117"/>
    <w:rsid w:val="0E9A5678"/>
    <w:rsid w:val="0EE16947"/>
    <w:rsid w:val="0F64261A"/>
    <w:rsid w:val="103C57E5"/>
    <w:rsid w:val="11847C41"/>
    <w:rsid w:val="11A25F4C"/>
    <w:rsid w:val="11B25BEB"/>
    <w:rsid w:val="12037AA0"/>
    <w:rsid w:val="12527DE5"/>
    <w:rsid w:val="127D7E85"/>
    <w:rsid w:val="128F0CD8"/>
    <w:rsid w:val="12B02AA2"/>
    <w:rsid w:val="12E06B0D"/>
    <w:rsid w:val="12FD549C"/>
    <w:rsid w:val="130F1AA9"/>
    <w:rsid w:val="138C074F"/>
    <w:rsid w:val="146D76FF"/>
    <w:rsid w:val="14BD497F"/>
    <w:rsid w:val="14D02DF5"/>
    <w:rsid w:val="152D6842"/>
    <w:rsid w:val="162842C8"/>
    <w:rsid w:val="166A75D3"/>
    <w:rsid w:val="16947327"/>
    <w:rsid w:val="16E12CF7"/>
    <w:rsid w:val="17D77D27"/>
    <w:rsid w:val="189A2440"/>
    <w:rsid w:val="18A21FE3"/>
    <w:rsid w:val="19284D61"/>
    <w:rsid w:val="192F09AE"/>
    <w:rsid w:val="1972589D"/>
    <w:rsid w:val="1A534FAD"/>
    <w:rsid w:val="1A7F732A"/>
    <w:rsid w:val="1AE35187"/>
    <w:rsid w:val="1AFA3372"/>
    <w:rsid w:val="1B146AEA"/>
    <w:rsid w:val="1B2D25C6"/>
    <w:rsid w:val="1B930C9E"/>
    <w:rsid w:val="1BCE71BF"/>
    <w:rsid w:val="1DC51879"/>
    <w:rsid w:val="1F3B5A75"/>
    <w:rsid w:val="20812608"/>
    <w:rsid w:val="217711C8"/>
    <w:rsid w:val="221454A7"/>
    <w:rsid w:val="222D4B7C"/>
    <w:rsid w:val="22490D26"/>
    <w:rsid w:val="230E3EA5"/>
    <w:rsid w:val="231E7D0D"/>
    <w:rsid w:val="23D84666"/>
    <w:rsid w:val="24257BC0"/>
    <w:rsid w:val="24683E04"/>
    <w:rsid w:val="247070C7"/>
    <w:rsid w:val="248F46A1"/>
    <w:rsid w:val="25203261"/>
    <w:rsid w:val="2531654E"/>
    <w:rsid w:val="25353787"/>
    <w:rsid w:val="257C7A4D"/>
    <w:rsid w:val="258B72C0"/>
    <w:rsid w:val="25C97EAD"/>
    <w:rsid w:val="25CA29E7"/>
    <w:rsid w:val="26460754"/>
    <w:rsid w:val="268E1970"/>
    <w:rsid w:val="26D37680"/>
    <w:rsid w:val="26EA6A3A"/>
    <w:rsid w:val="272C0569"/>
    <w:rsid w:val="273E7B52"/>
    <w:rsid w:val="27695ED8"/>
    <w:rsid w:val="28487B83"/>
    <w:rsid w:val="285949C7"/>
    <w:rsid w:val="28957BA3"/>
    <w:rsid w:val="292F2AA3"/>
    <w:rsid w:val="29AA6265"/>
    <w:rsid w:val="29AE49BE"/>
    <w:rsid w:val="29E76127"/>
    <w:rsid w:val="2ADC5E27"/>
    <w:rsid w:val="2BBC6E9A"/>
    <w:rsid w:val="2C273564"/>
    <w:rsid w:val="2C4640DC"/>
    <w:rsid w:val="2D594220"/>
    <w:rsid w:val="2D940B3D"/>
    <w:rsid w:val="2DD934D4"/>
    <w:rsid w:val="2E7F750A"/>
    <w:rsid w:val="2EAF3543"/>
    <w:rsid w:val="2ED07E01"/>
    <w:rsid w:val="2EFF3B7B"/>
    <w:rsid w:val="2F785966"/>
    <w:rsid w:val="2F904379"/>
    <w:rsid w:val="308C590D"/>
    <w:rsid w:val="309B1C46"/>
    <w:rsid w:val="30C237CF"/>
    <w:rsid w:val="31441B36"/>
    <w:rsid w:val="317331A0"/>
    <w:rsid w:val="318536C3"/>
    <w:rsid w:val="31D03661"/>
    <w:rsid w:val="31DF6C3A"/>
    <w:rsid w:val="32015B80"/>
    <w:rsid w:val="326F5717"/>
    <w:rsid w:val="32861C19"/>
    <w:rsid w:val="329C1011"/>
    <w:rsid w:val="32DF574B"/>
    <w:rsid w:val="330743C0"/>
    <w:rsid w:val="33F871F8"/>
    <w:rsid w:val="34034E79"/>
    <w:rsid w:val="34301AED"/>
    <w:rsid w:val="3440498E"/>
    <w:rsid w:val="347F5AE4"/>
    <w:rsid w:val="35197AB0"/>
    <w:rsid w:val="353B7B7E"/>
    <w:rsid w:val="354F36FD"/>
    <w:rsid w:val="358F0C16"/>
    <w:rsid w:val="364A4004"/>
    <w:rsid w:val="379936A4"/>
    <w:rsid w:val="37A957A9"/>
    <w:rsid w:val="37B64CF7"/>
    <w:rsid w:val="37C252CF"/>
    <w:rsid w:val="37E540C3"/>
    <w:rsid w:val="38431685"/>
    <w:rsid w:val="389D45C1"/>
    <w:rsid w:val="38A039FF"/>
    <w:rsid w:val="38A92B65"/>
    <w:rsid w:val="38BA5892"/>
    <w:rsid w:val="39171E83"/>
    <w:rsid w:val="391F3AB3"/>
    <w:rsid w:val="395C41FB"/>
    <w:rsid w:val="39D17933"/>
    <w:rsid w:val="3AF9117B"/>
    <w:rsid w:val="3B840DBF"/>
    <w:rsid w:val="3C056B39"/>
    <w:rsid w:val="3C9F01FB"/>
    <w:rsid w:val="3CAF3EE9"/>
    <w:rsid w:val="3CFF55E3"/>
    <w:rsid w:val="3D6B6801"/>
    <w:rsid w:val="3D74618E"/>
    <w:rsid w:val="3DA67E31"/>
    <w:rsid w:val="3DC01DD7"/>
    <w:rsid w:val="3E2530AA"/>
    <w:rsid w:val="3E8D17C3"/>
    <w:rsid w:val="3E9C6F31"/>
    <w:rsid w:val="3ECB73CB"/>
    <w:rsid w:val="3F734C85"/>
    <w:rsid w:val="402766B2"/>
    <w:rsid w:val="403F1AA1"/>
    <w:rsid w:val="40DF57B3"/>
    <w:rsid w:val="40FA4536"/>
    <w:rsid w:val="416E3D0A"/>
    <w:rsid w:val="416F20AB"/>
    <w:rsid w:val="424E2D84"/>
    <w:rsid w:val="42754C53"/>
    <w:rsid w:val="42B27953"/>
    <w:rsid w:val="42FF2795"/>
    <w:rsid w:val="43181990"/>
    <w:rsid w:val="439954D5"/>
    <w:rsid w:val="43E35947"/>
    <w:rsid w:val="43E94356"/>
    <w:rsid w:val="43ED5EAD"/>
    <w:rsid w:val="44040996"/>
    <w:rsid w:val="444C2A68"/>
    <w:rsid w:val="44A15C7B"/>
    <w:rsid w:val="44D73F50"/>
    <w:rsid w:val="45174BE6"/>
    <w:rsid w:val="452116FB"/>
    <w:rsid w:val="45BC75DD"/>
    <w:rsid w:val="46363172"/>
    <w:rsid w:val="4670438E"/>
    <w:rsid w:val="46B01C10"/>
    <w:rsid w:val="46F6115E"/>
    <w:rsid w:val="46FA53EA"/>
    <w:rsid w:val="46FC1FBA"/>
    <w:rsid w:val="470D05EA"/>
    <w:rsid w:val="47D60B21"/>
    <w:rsid w:val="4880776E"/>
    <w:rsid w:val="48EF664B"/>
    <w:rsid w:val="49731366"/>
    <w:rsid w:val="49AD2DBF"/>
    <w:rsid w:val="49BF6C22"/>
    <w:rsid w:val="49C33288"/>
    <w:rsid w:val="4A1E4810"/>
    <w:rsid w:val="4A890BA5"/>
    <w:rsid w:val="4A9D6303"/>
    <w:rsid w:val="4ADC16E5"/>
    <w:rsid w:val="4AF95901"/>
    <w:rsid w:val="4B430ABE"/>
    <w:rsid w:val="4BE162DB"/>
    <w:rsid w:val="4C2065BF"/>
    <w:rsid w:val="4C562C3A"/>
    <w:rsid w:val="4D970A18"/>
    <w:rsid w:val="4DC03007"/>
    <w:rsid w:val="4DFD3007"/>
    <w:rsid w:val="4E220FBF"/>
    <w:rsid w:val="4E287040"/>
    <w:rsid w:val="4E310526"/>
    <w:rsid w:val="4E93713A"/>
    <w:rsid w:val="4F27089F"/>
    <w:rsid w:val="4F4F0BFE"/>
    <w:rsid w:val="4F875A48"/>
    <w:rsid w:val="4FDB4446"/>
    <w:rsid w:val="50A24E3C"/>
    <w:rsid w:val="50D07348"/>
    <w:rsid w:val="50FC674E"/>
    <w:rsid w:val="5124389D"/>
    <w:rsid w:val="513A31D8"/>
    <w:rsid w:val="514B3CFC"/>
    <w:rsid w:val="517144A1"/>
    <w:rsid w:val="51786E08"/>
    <w:rsid w:val="51E5100F"/>
    <w:rsid w:val="52CC3A6F"/>
    <w:rsid w:val="52D3123E"/>
    <w:rsid w:val="537C6C53"/>
    <w:rsid w:val="53C55716"/>
    <w:rsid w:val="53F4725E"/>
    <w:rsid w:val="54255158"/>
    <w:rsid w:val="544758E1"/>
    <w:rsid w:val="54D00713"/>
    <w:rsid w:val="54E331E8"/>
    <w:rsid w:val="54ED4976"/>
    <w:rsid w:val="55194B5B"/>
    <w:rsid w:val="55B03F70"/>
    <w:rsid w:val="5636646C"/>
    <w:rsid w:val="5704013C"/>
    <w:rsid w:val="578725EF"/>
    <w:rsid w:val="57953715"/>
    <w:rsid w:val="57E01EF4"/>
    <w:rsid w:val="580B0741"/>
    <w:rsid w:val="58227E3B"/>
    <w:rsid w:val="586B2F4C"/>
    <w:rsid w:val="58B97E61"/>
    <w:rsid w:val="59343A2E"/>
    <w:rsid w:val="59391361"/>
    <w:rsid w:val="59624C9A"/>
    <w:rsid w:val="5AEE605F"/>
    <w:rsid w:val="5D081248"/>
    <w:rsid w:val="5D330BBC"/>
    <w:rsid w:val="5E1F70B7"/>
    <w:rsid w:val="5E36719B"/>
    <w:rsid w:val="5E395BB3"/>
    <w:rsid w:val="5FE5136F"/>
    <w:rsid w:val="600754AD"/>
    <w:rsid w:val="60093A5B"/>
    <w:rsid w:val="609B3833"/>
    <w:rsid w:val="619639EB"/>
    <w:rsid w:val="61DA2A18"/>
    <w:rsid w:val="61E65BF2"/>
    <w:rsid w:val="61E70318"/>
    <w:rsid w:val="61EE07D8"/>
    <w:rsid w:val="622C1692"/>
    <w:rsid w:val="626C40B8"/>
    <w:rsid w:val="628C171E"/>
    <w:rsid w:val="62912029"/>
    <w:rsid w:val="62A07788"/>
    <w:rsid w:val="641330EC"/>
    <w:rsid w:val="64624BC3"/>
    <w:rsid w:val="6484108E"/>
    <w:rsid w:val="64A47FA8"/>
    <w:rsid w:val="64E64CC7"/>
    <w:rsid w:val="6593498C"/>
    <w:rsid w:val="664215CE"/>
    <w:rsid w:val="66722FB9"/>
    <w:rsid w:val="66724FEA"/>
    <w:rsid w:val="66770C9F"/>
    <w:rsid w:val="667B7D37"/>
    <w:rsid w:val="66C62627"/>
    <w:rsid w:val="66F63835"/>
    <w:rsid w:val="670010EE"/>
    <w:rsid w:val="674F0700"/>
    <w:rsid w:val="67EF4F5D"/>
    <w:rsid w:val="68523022"/>
    <w:rsid w:val="68DC6BA4"/>
    <w:rsid w:val="698159BB"/>
    <w:rsid w:val="69AB0874"/>
    <w:rsid w:val="6A270037"/>
    <w:rsid w:val="6AD66412"/>
    <w:rsid w:val="6AD929E3"/>
    <w:rsid w:val="6B160D83"/>
    <w:rsid w:val="6B5813AD"/>
    <w:rsid w:val="6BC703B9"/>
    <w:rsid w:val="6BD554F2"/>
    <w:rsid w:val="6C862401"/>
    <w:rsid w:val="6CCD0B02"/>
    <w:rsid w:val="6D7E46BA"/>
    <w:rsid w:val="6DCF3212"/>
    <w:rsid w:val="6DF86318"/>
    <w:rsid w:val="6E890338"/>
    <w:rsid w:val="6F4836F7"/>
    <w:rsid w:val="6F8B50A9"/>
    <w:rsid w:val="6F982B88"/>
    <w:rsid w:val="6FB73BA3"/>
    <w:rsid w:val="6FC06D0A"/>
    <w:rsid w:val="6FF40392"/>
    <w:rsid w:val="702305F5"/>
    <w:rsid w:val="70273DFF"/>
    <w:rsid w:val="70676910"/>
    <w:rsid w:val="72015611"/>
    <w:rsid w:val="72541E8D"/>
    <w:rsid w:val="72A005BF"/>
    <w:rsid w:val="73105AE9"/>
    <w:rsid w:val="751C3A68"/>
    <w:rsid w:val="752B1E77"/>
    <w:rsid w:val="753422A4"/>
    <w:rsid w:val="75802146"/>
    <w:rsid w:val="76DD433C"/>
    <w:rsid w:val="771A6F9B"/>
    <w:rsid w:val="782F286D"/>
    <w:rsid w:val="782F59E6"/>
    <w:rsid w:val="785D3486"/>
    <w:rsid w:val="785F4FC6"/>
    <w:rsid w:val="78925FBA"/>
    <w:rsid w:val="79140117"/>
    <w:rsid w:val="798F011E"/>
    <w:rsid w:val="7A4F707A"/>
    <w:rsid w:val="7A5C66DA"/>
    <w:rsid w:val="7ABF1DAF"/>
    <w:rsid w:val="7AC110E2"/>
    <w:rsid w:val="7AE377E2"/>
    <w:rsid w:val="7AEF0495"/>
    <w:rsid w:val="7AF54623"/>
    <w:rsid w:val="7B4E36C8"/>
    <w:rsid w:val="7B503B39"/>
    <w:rsid w:val="7C6347E5"/>
    <w:rsid w:val="7C6B750A"/>
    <w:rsid w:val="7CE43BDD"/>
    <w:rsid w:val="7DBD780B"/>
    <w:rsid w:val="7E4E57BA"/>
    <w:rsid w:val="7E594ED0"/>
    <w:rsid w:val="7F173B9B"/>
    <w:rsid w:val="7F9B5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nhideWhenUsed="0" w:uiPriority="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lang w:val="en-US" w:eastAsia="zh-CN" w:bidi="ar-SA"/>
    </w:rPr>
  </w:style>
  <w:style w:type="paragraph" w:styleId="3">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4">
    <w:name w:val="heading 2"/>
    <w:basedOn w:val="1"/>
    <w:next w:val="1"/>
    <w:link w:val="29"/>
    <w:qFormat/>
    <w:uiPriority w:val="0"/>
    <w:pPr>
      <w:keepNext/>
      <w:keepLines/>
      <w:spacing w:before="260" w:after="260" w:line="416" w:lineRule="auto"/>
      <w:outlineLvl w:val="1"/>
    </w:pPr>
    <w:rPr>
      <w:rFonts w:ascii="Arial" w:hAnsi="Arial" w:eastAsia="黑体"/>
      <w:b/>
      <w:bCs/>
      <w:sz w:val="32"/>
      <w:szCs w:val="32"/>
    </w:rPr>
  </w:style>
  <w:style w:type="paragraph" w:styleId="5">
    <w:name w:val="heading 3"/>
    <w:basedOn w:val="1"/>
    <w:next w:val="1"/>
    <w:link w:val="30"/>
    <w:qFormat/>
    <w:uiPriority w:val="0"/>
    <w:pPr>
      <w:keepNext/>
      <w:keepLines/>
      <w:spacing w:before="260" w:after="260" w:line="416" w:lineRule="auto"/>
      <w:outlineLvl w:val="2"/>
    </w:pPr>
    <w:rPr>
      <w:b/>
      <w:bCs/>
      <w:sz w:val="32"/>
      <w:szCs w:val="32"/>
    </w:rPr>
  </w:style>
  <w:style w:type="paragraph" w:styleId="6">
    <w:name w:val="heading 5"/>
    <w:basedOn w:val="1"/>
    <w:next w:val="1"/>
    <w:link w:val="31"/>
    <w:qFormat/>
    <w:uiPriority w:val="0"/>
    <w:pPr>
      <w:keepNext/>
      <w:keepLines/>
      <w:widowControl w:val="0"/>
      <w:numPr>
        <w:ilvl w:val="4"/>
        <w:numId w:val="1"/>
      </w:numPr>
      <w:spacing w:before="280" w:after="290" w:line="376" w:lineRule="auto"/>
      <w:jc w:val="both"/>
      <w:outlineLvl w:val="4"/>
    </w:pPr>
    <w:rPr>
      <w:b/>
      <w:bCs/>
      <w:kern w:val="2"/>
      <w:sz w:val="28"/>
      <w:szCs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customStyle="1" w:styleId="2">
    <w:name w:val="555-正文"/>
    <w:basedOn w:val="1"/>
    <w:qFormat/>
    <w:uiPriority w:val="0"/>
    <w:pPr>
      <w:spacing w:line="360" w:lineRule="auto"/>
      <w:ind w:firstLine="640" w:firstLineChars="200"/>
    </w:pPr>
    <w:rPr>
      <w:color w:val="000000"/>
      <w:sz w:val="24"/>
    </w:rPr>
  </w:style>
  <w:style w:type="paragraph" w:styleId="7">
    <w:name w:val="Document Map"/>
    <w:basedOn w:val="1"/>
    <w:link w:val="32"/>
    <w:semiHidden/>
    <w:qFormat/>
    <w:uiPriority w:val="0"/>
    <w:pPr>
      <w:shd w:val="clear" w:color="auto" w:fill="000080"/>
    </w:pPr>
  </w:style>
  <w:style w:type="paragraph" w:styleId="8">
    <w:name w:val="annotation text"/>
    <w:basedOn w:val="1"/>
    <w:link w:val="99"/>
    <w:semiHidden/>
    <w:unhideWhenUsed/>
    <w:qFormat/>
    <w:uiPriority w:val="99"/>
  </w:style>
  <w:style w:type="paragraph" w:styleId="9">
    <w:name w:val="Body Text"/>
    <w:basedOn w:val="1"/>
    <w:link w:val="33"/>
    <w:semiHidden/>
    <w:qFormat/>
    <w:uiPriority w:val="0"/>
    <w:pPr>
      <w:spacing w:after="220" w:line="180" w:lineRule="atLeast"/>
      <w:ind w:firstLine="476"/>
      <w:jc w:val="center"/>
    </w:pPr>
    <w:rPr>
      <w:spacing w:val="-5"/>
      <w:sz w:val="30"/>
    </w:rPr>
  </w:style>
  <w:style w:type="paragraph" w:styleId="10">
    <w:name w:val="toc 3"/>
    <w:basedOn w:val="1"/>
    <w:next w:val="1"/>
    <w:qFormat/>
    <w:uiPriority w:val="39"/>
    <w:pPr>
      <w:widowControl w:val="0"/>
      <w:tabs>
        <w:tab w:val="right" w:leader="dot" w:pos="8296"/>
      </w:tabs>
      <w:spacing w:line="312" w:lineRule="auto"/>
      <w:ind w:left="400" w:leftChars="400"/>
      <w:jc w:val="both"/>
    </w:pPr>
    <w:rPr>
      <w:kern w:val="2"/>
      <w:sz w:val="24"/>
      <w:szCs w:val="24"/>
    </w:rPr>
  </w:style>
  <w:style w:type="paragraph" w:styleId="11">
    <w:name w:val="Balloon Text"/>
    <w:basedOn w:val="1"/>
    <w:link w:val="92"/>
    <w:semiHidden/>
    <w:unhideWhenUsed/>
    <w:qFormat/>
    <w:uiPriority w:val="99"/>
    <w:rPr>
      <w:sz w:val="18"/>
      <w:szCs w:val="18"/>
    </w:rPr>
  </w:style>
  <w:style w:type="paragraph" w:styleId="12">
    <w:name w:val="footer"/>
    <w:basedOn w:val="1"/>
    <w:link w:val="43"/>
    <w:qFormat/>
    <w:uiPriority w:val="99"/>
    <w:pPr>
      <w:tabs>
        <w:tab w:val="center" w:pos="4153"/>
        <w:tab w:val="right" w:pos="8306"/>
      </w:tabs>
      <w:snapToGrid w:val="0"/>
      <w:jc w:val="center"/>
    </w:pPr>
    <w:rPr>
      <w:sz w:val="18"/>
      <w:szCs w:val="18"/>
    </w:rPr>
  </w:style>
  <w:style w:type="paragraph" w:styleId="13">
    <w:name w:val="header"/>
    <w:basedOn w:val="1"/>
    <w:link w:val="42"/>
    <w:semiHidden/>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pPr>
      <w:widowControl w:val="0"/>
      <w:tabs>
        <w:tab w:val="right" w:leader="dot" w:pos="8296"/>
      </w:tabs>
      <w:spacing w:line="312" w:lineRule="auto"/>
      <w:jc w:val="both"/>
    </w:pPr>
    <w:rPr>
      <w:kern w:val="2"/>
      <w:sz w:val="24"/>
      <w:szCs w:val="24"/>
    </w:rPr>
  </w:style>
  <w:style w:type="paragraph" w:styleId="15">
    <w:name w:val="footnote text"/>
    <w:basedOn w:val="1"/>
    <w:link w:val="83"/>
    <w:semiHidden/>
    <w:qFormat/>
    <w:uiPriority w:val="0"/>
    <w:pPr>
      <w:snapToGrid w:val="0"/>
    </w:pPr>
    <w:rPr>
      <w:sz w:val="18"/>
      <w:szCs w:val="18"/>
    </w:rPr>
  </w:style>
  <w:style w:type="paragraph" w:styleId="16">
    <w:name w:val="toc 2"/>
    <w:basedOn w:val="1"/>
    <w:next w:val="1"/>
    <w:qFormat/>
    <w:uiPriority w:val="39"/>
    <w:pPr>
      <w:widowControl w:val="0"/>
      <w:tabs>
        <w:tab w:val="right" w:leader="dot" w:pos="8296"/>
      </w:tabs>
      <w:spacing w:line="312" w:lineRule="auto"/>
      <w:ind w:left="420" w:leftChars="200"/>
      <w:jc w:val="both"/>
    </w:pPr>
    <w:rPr>
      <w:kern w:val="2"/>
      <w:sz w:val="24"/>
      <w:szCs w:val="24"/>
    </w:rPr>
  </w:style>
  <w:style w:type="paragraph" w:styleId="17">
    <w:name w:val="Normal (Web)"/>
    <w:basedOn w:val="1"/>
    <w:qFormat/>
    <w:uiPriority w:val="0"/>
    <w:pPr>
      <w:spacing w:before="100" w:beforeAutospacing="1" w:after="100" w:afterAutospacing="1"/>
    </w:pPr>
    <w:rPr>
      <w:rFonts w:ascii="宋体" w:hAnsi="宋体" w:cs="宋体"/>
      <w:sz w:val="24"/>
      <w:szCs w:val="24"/>
    </w:rPr>
  </w:style>
  <w:style w:type="paragraph" w:styleId="18">
    <w:name w:val="annotation subject"/>
    <w:basedOn w:val="8"/>
    <w:next w:val="8"/>
    <w:link w:val="100"/>
    <w:semiHidden/>
    <w:unhideWhenUsed/>
    <w:qFormat/>
    <w:uiPriority w:val="99"/>
    <w:rPr>
      <w:b/>
      <w:bCs/>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FollowedHyperlink"/>
    <w:semiHidden/>
    <w:qFormat/>
    <w:uiPriority w:val="0"/>
    <w:rPr>
      <w:color w:val="800080"/>
      <w:u w:val="single"/>
    </w:rPr>
  </w:style>
  <w:style w:type="character" w:styleId="23">
    <w:name w:val="Hyperlink"/>
    <w:qFormat/>
    <w:uiPriority w:val="99"/>
    <w:rPr>
      <w:color w:val="0000FF"/>
      <w:u w:val="single"/>
    </w:rPr>
  </w:style>
  <w:style w:type="character" w:styleId="24">
    <w:name w:val="annotation reference"/>
    <w:basedOn w:val="21"/>
    <w:semiHidden/>
    <w:unhideWhenUsed/>
    <w:qFormat/>
    <w:uiPriority w:val="99"/>
    <w:rPr>
      <w:sz w:val="21"/>
      <w:szCs w:val="21"/>
    </w:rPr>
  </w:style>
  <w:style w:type="character" w:styleId="25">
    <w:name w:val="footnote reference"/>
    <w:semiHidden/>
    <w:qFormat/>
    <w:uiPriority w:val="0"/>
    <w:rPr>
      <w:vertAlign w:val="superscript"/>
    </w:rPr>
  </w:style>
  <w:style w:type="paragraph" w:customStyle="1" w:styleId="26">
    <w:name w:val="图表"/>
    <w:basedOn w:val="1"/>
    <w:qFormat/>
    <w:uiPriority w:val="0"/>
    <w:pPr>
      <w:spacing w:before="120" w:after="240" w:line="560" w:lineRule="atLeast"/>
      <w:jc w:val="center"/>
    </w:pPr>
    <w:rPr>
      <w:rFonts w:hint="eastAsia" w:ascii="Calibri" w:hAnsi="Calibri"/>
      <w:sz w:val="21"/>
      <w:szCs w:val="22"/>
    </w:rPr>
  </w:style>
  <w:style w:type="paragraph" w:customStyle="1" w:styleId="27">
    <w:name w:val="图序"/>
    <w:basedOn w:val="1"/>
    <w:qFormat/>
    <w:uiPriority w:val="0"/>
    <w:pPr>
      <w:adjustRightInd w:val="0"/>
      <w:snapToGrid w:val="0"/>
      <w:spacing w:before="120" w:after="240"/>
      <w:jc w:val="center"/>
    </w:pPr>
    <w:rPr>
      <w:rFonts w:asciiTheme="minorHAnsi" w:hAnsiTheme="minorHAnsi" w:cstheme="minorEastAsia"/>
      <w:sz w:val="21"/>
    </w:rPr>
  </w:style>
  <w:style w:type="character" w:customStyle="1" w:styleId="28">
    <w:name w:val="标题 1 字符"/>
    <w:basedOn w:val="21"/>
    <w:link w:val="3"/>
    <w:qFormat/>
    <w:uiPriority w:val="0"/>
    <w:rPr>
      <w:rFonts w:ascii="Times New Roman" w:hAnsi="Times New Roman" w:eastAsia="宋体" w:cs="Times New Roman"/>
      <w:b/>
      <w:bCs/>
      <w:kern w:val="44"/>
      <w:sz w:val="44"/>
      <w:szCs w:val="44"/>
    </w:rPr>
  </w:style>
  <w:style w:type="character" w:customStyle="1" w:styleId="29">
    <w:name w:val="标题 2 字符"/>
    <w:basedOn w:val="21"/>
    <w:link w:val="4"/>
    <w:qFormat/>
    <w:uiPriority w:val="0"/>
    <w:rPr>
      <w:rFonts w:ascii="Arial" w:hAnsi="Arial" w:eastAsia="黑体" w:cs="Times New Roman"/>
      <w:b/>
      <w:bCs/>
      <w:kern w:val="0"/>
      <w:sz w:val="32"/>
      <w:szCs w:val="32"/>
    </w:rPr>
  </w:style>
  <w:style w:type="character" w:customStyle="1" w:styleId="30">
    <w:name w:val="标题 3 字符"/>
    <w:basedOn w:val="21"/>
    <w:link w:val="5"/>
    <w:qFormat/>
    <w:uiPriority w:val="0"/>
    <w:rPr>
      <w:rFonts w:ascii="Times New Roman" w:hAnsi="Times New Roman" w:eastAsia="宋体" w:cs="Times New Roman"/>
      <w:b/>
      <w:bCs/>
      <w:kern w:val="0"/>
      <w:sz w:val="32"/>
      <w:szCs w:val="32"/>
    </w:rPr>
  </w:style>
  <w:style w:type="character" w:customStyle="1" w:styleId="31">
    <w:name w:val="标题 5 字符"/>
    <w:basedOn w:val="21"/>
    <w:link w:val="6"/>
    <w:qFormat/>
    <w:uiPriority w:val="0"/>
    <w:rPr>
      <w:rFonts w:ascii="Times New Roman" w:hAnsi="Times New Roman" w:eastAsia="宋体" w:cs="Times New Roman"/>
      <w:b/>
      <w:bCs/>
      <w:sz w:val="28"/>
      <w:szCs w:val="28"/>
    </w:rPr>
  </w:style>
  <w:style w:type="character" w:customStyle="1" w:styleId="32">
    <w:name w:val="文档结构图 字符"/>
    <w:basedOn w:val="21"/>
    <w:link w:val="7"/>
    <w:semiHidden/>
    <w:qFormat/>
    <w:uiPriority w:val="0"/>
    <w:rPr>
      <w:rFonts w:ascii="Times New Roman" w:hAnsi="Times New Roman" w:eastAsia="宋体" w:cs="Times New Roman"/>
      <w:kern w:val="0"/>
      <w:sz w:val="20"/>
      <w:szCs w:val="20"/>
      <w:shd w:val="clear" w:color="auto" w:fill="000080"/>
    </w:rPr>
  </w:style>
  <w:style w:type="character" w:customStyle="1" w:styleId="33">
    <w:name w:val="正文文本 字符"/>
    <w:basedOn w:val="21"/>
    <w:link w:val="9"/>
    <w:semiHidden/>
    <w:qFormat/>
    <w:uiPriority w:val="0"/>
    <w:rPr>
      <w:rFonts w:ascii="Times New Roman" w:hAnsi="Times New Roman" w:eastAsia="宋体" w:cs="Times New Roman"/>
      <w:spacing w:val="-5"/>
      <w:kern w:val="0"/>
      <w:sz w:val="30"/>
      <w:szCs w:val="20"/>
    </w:rPr>
  </w:style>
  <w:style w:type="character" w:customStyle="1" w:styleId="34">
    <w:name w:val="c封面文字"/>
    <w:qFormat/>
    <w:uiPriority w:val="0"/>
    <w:rPr>
      <w:rFonts w:ascii="Times New Roman" w:hAnsi="Times New Roman" w:eastAsia="宋体"/>
      <w:spacing w:val="0"/>
      <w:sz w:val="30"/>
    </w:rPr>
  </w:style>
  <w:style w:type="character" w:customStyle="1" w:styleId="35">
    <w:name w:val="c封面日期"/>
    <w:qFormat/>
    <w:uiPriority w:val="0"/>
    <w:rPr>
      <w:rFonts w:ascii="Times New Roman" w:hAnsi="Times New Roman" w:eastAsia="宋体"/>
      <w:spacing w:val="0"/>
      <w:sz w:val="28"/>
    </w:rPr>
  </w:style>
  <w:style w:type="paragraph" w:customStyle="1" w:styleId="36">
    <w:name w:val="b标题 不入目录"/>
    <w:basedOn w:val="1"/>
    <w:next w:val="37"/>
    <w:qFormat/>
    <w:uiPriority w:val="0"/>
    <w:pPr>
      <w:pageBreakBefore/>
      <w:widowControl w:val="0"/>
      <w:jc w:val="center"/>
    </w:pPr>
    <w:rPr>
      <w:rFonts w:eastAsia="黑体"/>
      <w:b/>
      <w:kern w:val="2"/>
      <w:sz w:val="30"/>
      <w:szCs w:val="30"/>
    </w:rPr>
  </w:style>
  <w:style w:type="paragraph" w:customStyle="1" w:styleId="37">
    <w:name w:val="b正文"/>
    <w:basedOn w:val="1"/>
    <w:link w:val="41"/>
    <w:qFormat/>
    <w:uiPriority w:val="0"/>
    <w:pPr>
      <w:widowControl w:val="0"/>
      <w:spacing w:beforeLines="10" w:afterLines="10" w:line="312" w:lineRule="auto"/>
      <w:ind w:firstLine="200" w:firstLineChars="200"/>
      <w:jc w:val="both"/>
    </w:pPr>
    <w:rPr>
      <w:rFonts w:cs="宋体"/>
      <w:kern w:val="2"/>
      <w:sz w:val="24"/>
    </w:rPr>
  </w:style>
  <w:style w:type="paragraph" w:customStyle="1" w:styleId="38">
    <w:name w:val="b正文1级标题"/>
    <w:basedOn w:val="3"/>
    <w:next w:val="37"/>
    <w:link w:val="94"/>
    <w:qFormat/>
    <w:uiPriority w:val="0"/>
    <w:pPr>
      <w:pageBreakBefore/>
      <w:widowControl w:val="0"/>
      <w:numPr>
        <w:ilvl w:val="0"/>
        <w:numId w:val="1"/>
      </w:numPr>
      <w:spacing w:after="340" w:line="312" w:lineRule="auto"/>
      <w:jc w:val="both"/>
    </w:pPr>
    <w:rPr>
      <w:rFonts w:eastAsia="黑体"/>
      <w:sz w:val="30"/>
    </w:rPr>
  </w:style>
  <w:style w:type="paragraph" w:customStyle="1" w:styleId="39">
    <w:name w:val="b正文2级标题"/>
    <w:basedOn w:val="4"/>
    <w:next w:val="37"/>
    <w:qFormat/>
    <w:uiPriority w:val="0"/>
    <w:pPr>
      <w:widowControl w:val="0"/>
      <w:numPr>
        <w:ilvl w:val="1"/>
        <w:numId w:val="1"/>
      </w:numPr>
      <w:spacing w:line="312" w:lineRule="auto"/>
      <w:jc w:val="both"/>
    </w:pPr>
    <w:rPr>
      <w:rFonts w:ascii="Times New Roman" w:hAnsi="Times New Roman"/>
      <w:kern w:val="2"/>
      <w:sz w:val="28"/>
    </w:rPr>
  </w:style>
  <w:style w:type="paragraph" w:customStyle="1" w:styleId="40">
    <w:name w:val="b正文3级标题"/>
    <w:basedOn w:val="5"/>
    <w:next w:val="37"/>
    <w:qFormat/>
    <w:uiPriority w:val="0"/>
    <w:pPr>
      <w:widowControl w:val="0"/>
      <w:numPr>
        <w:ilvl w:val="2"/>
        <w:numId w:val="1"/>
      </w:numPr>
      <w:spacing w:line="312" w:lineRule="auto"/>
      <w:ind w:left="2398" w:hanging="2398"/>
      <w:jc w:val="both"/>
    </w:pPr>
    <w:rPr>
      <w:rFonts w:eastAsia="黑体"/>
      <w:kern w:val="2"/>
      <w:sz w:val="28"/>
    </w:rPr>
  </w:style>
  <w:style w:type="character" w:customStyle="1" w:styleId="41">
    <w:name w:val="b正文 Char Char"/>
    <w:link w:val="37"/>
    <w:qFormat/>
    <w:uiPriority w:val="0"/>
    <w:rPr>
      <w:rFonts w:ascii="Times New Roman" w:hAnsi="Times New Roman" w:eastAsia="宋体" w:cs="宋体"/>
      <w:sz w:val="24"/>
      <w:szCs w:val="20"/>
    </w:rPr>
  </w:style>
  <w:style w:type="character" w:customStyle="1" w:styleId="42">
    <w:name w:val="页眉 字符"/>
    <w:basedOn w:val="21"/>
    <w:link w:val="13"/>
    <w:semiHidden/>
    <w:qFormat/>
    <w:uiPriority w:val="0"/>
    <w:rPr>
      <w:rFonts w:ascii="Times New Roman" w:hAnsi="Times New Roman" w:eastAsia="宋体" w:cs="Times New Roman"/>
      <w:kern w:val="0"/>
      <w:sz w:val="18"/>
      <w:szCs w:val="18"/>
    </w:rPr>
  </w:style>
  <w:style w:type="character" w:customStyle="1" w:styleId="43">
    <w:name w:val="页脚 字符"/>
    <w:basedOn w:val="21"/>
    <w:link w:val="12"/>
    <w:qFormat/>
    <w:uiPriority w:val="99"/>
    <w:rPr>
      <w:rFonts w:ascii="Times New Roman" w:hAnsi="Times New Roman" w:eastAsia="宋体" w:cs="Times New Roman"/>
      <w:kern w:val="0"/>
      <w:sz w:val="18"/>
      <w:szCs w:val="18"/>
    </w:rPr>
  </w:style>
  <w:style w:type="paragraph" w:customStyle="1" w:styleId="44">
    <w:name w:val="b页眉"/>
    <w:basedOn w:val="1"/>
    <w:qFormat/>
    <w:uiPriority w:val="0"/>
    <w:pPr>
      <w:widowControl w:val="0"/>
      <w:pBdr>
        <w:bottom w:val="single" w:color="auto" w:sz="4" w:space="1"/>
      </w:pBdr>
      <w:jc w:val="center"/>
    </w:pPr>
    <w:rPr>
      <w:kern w:val="2"/>
      <w:sz w:val="21"/>
      <w:szCs w:val="24"/>
    </w:rPr>
  </w:style>
  <w:style w:type="paragraph" w:customStyle="1" w:styleId="45">
    <w:name w:val="b标题 不编号"/>
    <w:basedOn w:val="3"/>
    <w:next w:val="37"/>
    <w:qFormat/>
    <w:uiPriority w:val="0"/>
    <w:pPr>
      <w:pageBreakBefore/>
      <w:widowControl w:val="0"/>
      <w:spacing w:after="340"/>
      <w:jc w:val="center"/>
    </w:pPr>
    <w:rPr>
      <w:rFonts w:eastAsia="黑体"/>
      <w:sz w:val="30"/>
    </w:rPr>
  </w:style>
  <w:style w:type="paragraph" w:customStyle="1" w:styleId="46">
    <w:name w:val="样式 u标题 不入目录 + 两端对齐"/>
    <w:basedOn w:val="36"/>
    <w:next w:val="37"/>
    <w:semiHidden/>
    <w:qFormat/>
    <w:uiPriority w:val="0"/>
    <w:pPr>
      <w:jc w:val="both"/>
    </w:pPr>
    <w:rPr>
      <w:rFonts w:cs="宋体"/>
      <w:bCs/>
      <w:szCs w:val="20"/>
    </w:rPr>
  </w:style>
  <w:style w:type="paragraph" w:customStyle="1" w:styleId="47">
    <w:name w:val="b参考文献条目顺序编码制"/>
    <w:basedOn w:val="1"/>
    <w:qFormat/>
    <w:uiPriority w:val="0"/>
    <w:pPr>
      <w:widowControl w:val="0"/>
      <w:numPr>
        <w:ilvl w:val="0"/>
        <w:numId w:val="2"/>
      </w:numPr>
      <w:tabs>
        <w:tab w:val="left" w:pos="600"/>
        <w:tab w:val="clear" w:pos="420"/>
      </w:tabs>
      <w:wordWrap w:val="0"/>
      <w:overflowPunct w:val="0"/>
      <w:autoSpaceDE w:val="0"/>
      <w:autoSpaceDN w:val="0"/>
      <w:spacing w:before="10" w:beforeLines="10" w:after="10" w:afterLines="10" w:line="312" w:lineRule="auto"/>
      <w:ind w:left="601" w:hanging="601"/>
      <w:jc w:val="both"/>
    </w:pPr>
    <w:rPr>
      <w:rFonts w:ascii="Times New Roman" w:hAnsi="Times New Roman" w:eastAsia="宋体"/>
      <w:kern w:val="2"/>
      <w:sz w:val="24"/>
      <w:szCs w:val="24"/>
    </w:rPr>
  </w:style>
  <w:style w:type="paragraph" w:customStyle="1" w:styleId="48">
    <w:name w:val="u参考文献条目著者出版年制"/>
    <w:basedOn w:val="1"/>
    <w:semiHidden/>
    <w:qFormat/>
    <w:uiPriority w:val="0"/>
    <w:pPr>
      <w:widowControl w:val="0"/>
      <w:spacing w:line="312" w:lineRule="auto"/>
      <w:ind w:left="200" w:hanging="200" w:hangingChars="200"/>
      <w:jc w:val="both"/>
    </w:pPr>
    <w:rPr>
      <w:kern w:val="2"/>
      <w:sz w:val="24"/>
      <w:szCs w:val="24"/>
    </w:rPr>
  </w:style>
  <w:style w:type="paragraph" w:customStyle="1" w:styleId="49">
    <w:name w:val="样式 正文 + 黑体 加粗 蓝色 段前: 0.1 行 段后: 0.1 行"/>
    <w:basedOn w:val="1"/>
    <w:semiHidden/>
    <w:qFormat/>
    <w:uiPriority w:val="0"/>
    <w:pPr>
      <w:shd w:val="clear" w:color="auto" w:fill="FFFF99"/>
      <w:spacing w:before="24" w:after="24" w:line="360" w:lineRule="auto"/>
    </w:pPr>
    <w:rPr>
      <w:rFonts w:ascii="黑体" w:hAnsi="黑体" w:eastAsia="黑体"/>
      <w:b/>
      <w:bCs/>
      <w:color w:val="0000FF"/>
    </w:rPr>
  </w:style>
  <w:style w:type="paragraph" w:customStyle="1" w:styleId="50">
    <w:name w:val="样式 正文 + 首行缩进:  2 字符 段前: 0.1 行 段后: 0.1 行 图案: 清除 (浅青绿)"/>
    <w:basedOn w:val="1"/>
    <w:semiHidden/>
    <w:qFormat/>
    <w:uiPriority w:val="0"/>
    <w:pPr>
      <w:shd w:val="clear" w:color="auto" w:fill="CCFFFF"/>
      <w:spacing w:before="24" w:after="24" w:line="360" w:lineRule="auto"/>
      <w:ind w:firstLine="482"/>
    </w:pPr>
    <w:rPr>
      <w:b/>
      <w:shd w:val="clear" w:color="auto" w:fill="CCFFFF"/>
    </w:rPr>
  </w:style>
  <w:style w:type="paragraph" w:customStyle="1" w:styleId="51">
    <w:name w:val="样式 z正文 + 首行缩进:  2 字符 段前: 0.1 行 段后: 0.1 行"/>
    <w:basedOn w:val="37"/>
    <w:semiHidden/>
    <w:qFormat/>
    <w:uiPriority w:val="0"/>
    <w:pPr>
      <w:spacing w:before="24" w:after="24"/>
      <w:ind w:firstLine="482"/>
    </w:pPr>
  </w:style>
  <w:style w:type="paragraph" w:customStyle="1" w:styleId="52">
    <w:name w:val="样式 z正文 + 宋体 五号 黑色"/>
    <w:basedOn w:val="37"/>
    <w:semiHidden/>
    <w:qFormat/>
    <w:uiPriority w:val="0"/>
    <w:rPr>
      <w:rFonts w:ascii="宋体" w:hAnsi="宋体"/>
      <w:color w:val="000000"/>
      <w:sz w:val="21"/>
    </w:rPr>
  </w:style>
  <w:style w:type="paragraph" w:customStyle="1" w:styleId="53">
    <w:name w:val="样式 z正文 + 黑体 加粗 首行缩进:  2 字符 段前: 0.1 行 段后: 0.1 行"/>
    <w:basedOn w:val="37"/>
    <w:semiHidden/>
    <w:qFormat/>
    <w:uiPriority w:val="0"/>
    <w:pPr>
      <w:spacing w:before="24" w:after="24"/>
      <w:ind w:firstLine="482"/>
    </w:pPr>
    <w:rPr>
      <w:rFonts w:ascii="黑体" w:hAnsi="黑体" w:eastAsia="黑体"/>
      <w:b/>
      <w:bCs/>
    </w:rPr>
  </w:style>
  <w:style w:type="paragraph" w:customStyle="1" w:styleId="54">
    <w:name w:val="样式 z正文 + 段前: 0.1 行 段后: 0.1 行 方框: (单实线 红色  0.5 磅 行宽)"/>
    <w:basedOn w:val="37"/>
    <w:semiHidden/>
    <w:qFormat/>
    <w:uiPriority w:val="0"/>
    <w:pPr>
      <w:pBdr>
        <w:top w:val="single" w:color="FF0000" w:sz="4" w:space="1"/>
        <w:left w:val="single" w:color="FF0000" w:sz="4" w:space="4"/>
        <w:bottom w:val="single" w:color="FF0000" w:sz="4" w:space="1"/>
        <w:right w:val="single" w:color="FF0000" w:sz="4" w:space="4"/>
      </w:pBdr>
      <w:spacing w:before="24" w:after="24"/>
      <w:ind w:firstLine="960" w:firstLineChars="400"/>
    </w:pPr>
  </w:style>
  <w:style w:type="paragraph" w:customStyle="1" w:styleId="55">
    <w:name w:val="样式 z正文 + 黑体"/>
    <w:basedOn w:val="37"/>
    <w:link w:val="56"/>
    <w:semiHidden/>
    <w:qFormat/>
    <w:uiPriority w:val="0"/>
    <w:rPr>
      <w:rFonts w:ascii="黑体" w:hAnsi="黑体" w:eastAsia="黑体"/>
    </w:rPr>
  </w:style>
  <w:style w:type="character" w:customStyle="1" w:styleId="56">
    <w:name w:val="样式 z正文 + 黑体 Char"/>
    <w:link w:val="55"/>
    <w:semiHidden/>
    <w:qFormat/>
    <w:uiPriority w:val="0"/>
    <w:rPr>
      <w:rFonts w:ascii="黑体" w:hAnsi="黑体" w:eastAsia="黑体" w:cs="宋体"/>
      <w:sz w:val="24"/>
      <w:szCs w:val="20"/>
    </w:rPr>
  </w:style>
  <w:style w:type="paragraph" w:customStyle="1" w:styleId="57">
    <w:name w:val="样式 z正文 + 红色 图案: 清除 (粉红)"/>
    <w:basedOn w:val="37"/>
    <w:link w:val="58"/>
    <w:semiHidden/>
    <w:qFormat/>
    <w:uiPriority w:val="0"/>
    <w:rPr>
      <w:color w:val="FF0000"/>
      <w:shd w:val="clear" w:color="auto" w:fill="FF00FF"/>
    </w:rPr>
  </w:style>
  <w:style w:type="character" w:customStyle="1" w:styleId="58">
    <w:name w:val="样式 z正文 + 红色 图案: 清除 (粉红) Char"/>
    <w:link w:val="57"/>
    <w:semiHidden/>
    <w:qFormat/>
    <w:uiPriority w:val="0"/>
    <w:rPr>
      <w:rFonts w:ascii="Times New Roman" w:hAnsi="Times New Roman" w:eastAsia="宋体" w:cs="宋体"/>
      <w:color w:val="FF0000"/>
      <w:sz w:val="24"/>
      <w:szCs w:val="20"/>
    </w:rPr>
  </w:style>
  <w:style w:type="paragraph" w:customStyle="1" w:styleId="59">
    <w:name w:val="样式 z正文 + 黑体 加粗"/>
    <w:basedOn w:val="37"/>
    <w:link w:val="60"/>
    <w:semiHidden/>
    <w:qFormat/>
    <w:uiPriority w:val="0"/>
    <w:rPr>
      <w:rFonts w:ascii="黑体" w:hAnsi="黑体" w:eastAsia="黑体"/>
      <w:b/>
      <w:bCs/>
    </w:rPr>
  </w:style>
  <w:style w:type="character" w:customStyle="1" w:styleId="60">
    <w:name w:val="样式 z正文 + 黑体 加粗 Char"/>
    <w:link w:val="59"/>
    <w:semiHidden/>
    <w:qFormat/>
    <w:uiPriority w:val="0"/>
    <w:rPr>
      <w:rFonts w:ascii="黑体" w:hAnsi="黑体" w:eastAsia="黑体" w:cs="宋体"/>
      <w:b/>
      <w:bCs/>
      <w:sz w:val="24"/>
      <w:szCs w:val="20"/>
    </w:rPr>
  </w:style>
  <w:style w:type="paragraph" w:customStyle="1" w:styleId="61">
    <w:name w:val="样式 z正文 + 宋体 11 磅 黑色"/>
    <w:basedOn w:val="37"/>
    <w:semiHidden/>
    <w:qFormat/>
    <w:uiPriority w:val="0"/>
    <w:rPr>
      <w:rFonts w:ascii="宋体" w:hAnsi="宋体"/>
      <w:color w:val="000000"/>
      <w:sz w:val="22"/>
    </w:rPr>
  </w:style>
  <w:style w:type="paragraph" w:customStyle="1" w:styleId="62">
    <w:name w:val="样式 z正文 + 加粗 红色 首行缩进:  2 字符 段前: 0.1 行 段后: 0.1 行"/>
    <w:basedOn w:val="37"/>
    <w:semiHidden/>
    <w:qFormat/>
    <w:uiPriority w:val="0"/>
    <w:pPr>
      <w:shd w:val="clear" w:color="auto" w:fill="C0C0C0"/>
      <w:spacing w:before="24" w:after="24"/>
      <w:ind w:firstLine="482"/>
    </w:pPr>
    <w:rPr>
      <w:b/>
      <w:bCs/>
      <w:color w:val="FF0000"/>
    </w:rPr>
  </w:style>
  <w:style w:type="paragraph" w:customStyle="1" w:styleId="63">
    <w:name w:val="样式 z正文 + 黑体 加粗 红色"/>
    <w:basedOn w:val="37"/>
    <w:link w:val="64"/>
    <w:semiHidden/>
    <w:qFormat/>
    <w:uiPriority w:val="0"/>
    <w:rPr>
      <w:rFonts w:ascii="黑体" w:hAnsi="黑体" w:eastAsia="黑体"/>
      <w:b/>
      <w:bCs/>
      <w:color w:val="FF0000"/>
    </w:rPr>
  </w:style>
  <w:style w:type="character" w:customStyle="1" w:styleId="64">
    <w:name w:val="样式 z正文 + 黑体 加粗 红色 Char"/>
    <w:link w:val="63"/>
    <w:semiHidden/>
    <w:qFormat/>
    <w:uiPriority w:val="0"/>
    <w:rPr>
      <w:rFonts w:ascii="黑体" w:hAnsi="黑体" w:eastAsia="黑体" w:cs="宋体"/>
      <w:b/>
      <w:bCs/>
      <w:color w:val="FF0000"/>
      <w:sz w:val="24"/>
      <w:szCs w:val="20"/>
    </w:rPr>
  </w:style>
  <w:style w:type="paragraph" w:customStyle="1" w:styleId="65">
    <w:name w:val="样式 z正文 + 红色"/>
    <w:basedOn w:val="37"/>
    <w:link w:val="66"/>
    <w:semiHidden/>
    <w:qFormat/>
    <w:uiPriority w:val="0"/>
    <w:rPr>
      <w:color w:val="FF0000"/>
    </w:rPr>
  </w:style>
  <w:style w:type="character" w:customStyle="1" w:styleId="66">
    <w:name w:val="样式 z正文 + 红色 Char"/>
    <w:link w:val="65"/>
    <w:semiHidden/>
    <w:qFormat/>
    <w:uiPriority w:val="0"/>
    <w:rPr>
      <w:rFonts w:ascii="Times New Roman" w:hAnsi="Times New Roman" w:eastAsia="宋体" w:cs="宋体"/>
      <w:color w:val="FF0000"/>
      <w:sz w:val="24"/>
      <w:szCs w:val="20"/>
    </w:rPr>
  </w:style>
  <w:style w:type="paragraph" w:customStyle="1" w:styleId="67">
    <w:name w:val="样式 z正文 + 宋体"/>
    <w:basedOn w:val="37"/>
    <w:link w:val="68"/>
    <w:semiHidden/>
    <w:qFormat/>
    <w:uiPriority w:val="0"/>
    <w:rPr>
      <w:rFonts w:ascii="宋体" w:hAnsi="宋体"/>
    </w:rPr>
  </w:style>
  <w:style w:type="character" w:customStyle="1" w:styleId="68">
    <w:name w:val="样式 z正文 + 宋体 Char"/>
    <w:link w:val="67"/>
    <w:semiHidden/>
    <w:qFormat/>
    <w:uiPriority w:val="0"/>
    <w:rPr>
      <w:rFonts w:ascii="宋体" w:hAnsi="宋体" w:eastAsia="宋体" w:cs="宋体"/>
      <w:sz w:val="24"/>
      <w:szCs w:val="20"/>
    </w:rPr>
  </w:style>
  <w:style w:type="paragraph" w:customStyle="1" w:styleId="69">
    <w:name w:val="样式 z正文 + 黑体 首行缩进:  2 字符 段前: 0.1 行 段后: 0.1 行 方框: (单实线 红色  0..."/>
    <w:basedOn w:val="37"/>
    <w:semiHidden/>
    <w:qFormat/>
    <w:uiPriority w:val="0"/>
    <w:pPr>
      <w:pBdr>
        <w:top w:val="single" w:color="FF0000" w:sz="4" w:space="1"/>
        <w:left w:val="single" w:color="FF0000" w:sz="4" w:space="4"/>
        <w:bottom w:val="single" w:color="FF0000" w:sz="4" w:space="1"/>
        <w:right w:val="single" w:color="FF0000" w:sz="4" w:space="4"/>
      </w:pBdr>
      <w:spacing w:before="24" w:after="24"/>
      <w:ind w:firstLine="480"/>
    </w:pPr>
    <w:rPr>
      <w:rFonts w:ascii="黑体" w:eastAsia="黑体"/>
    </w:rPr>
  </w:style>
  <w:style w:type="paragraph" w:customStyle="1" w:styleId="70">
    <w:name w:val="样式 z正文 + 黑体 首行缩进:  2 字符 段前: 0.1 行 段后: 0.1 行"/>
    <w:basedOn w:val="37"/>
    <w:semiHidden/>
    <w:qFormat/>
    <w:uiPriority w:val="0"/>
    <w:pPr>
      <w:spacing w:before="24" w:after="24"/>
      <w:ind w:firstLine="480"/>
    </w:pPr>
    <w:rPr>
      <w:rFonts w:ascii="黑体" w:eastAsia="黑体"/>
    </w:rPr>
  </w:style>
  <w:style w:type="paragraph" w:customStyle="1" w:styleId="71">
    <w:name w:val="样式 z正文 + 宋体 首行缩进:  2 字符 段前: 0.1 行 段后: 0.1 行 方框: (单实线 红色  0..."/>
    <w:basedOn w:val="37"/>
    <w:semiHidden/>
    <w:qFormat/>
    <w:uiPriority w:val="0"/>
    <w:pPr>
      <w:pBdr>
        <w:top w:val="single" w:color="FF0000" w:sz="4" w:space="1"/>
        <w:left w:val="single" w:color="FF0000" w:sz="4" w:space="4"/>
        <w:bottom w:val="single" w:color="FF0000" w:sz="4" w:space="1"/>
        <w:right w:val="single" w:color="FF0000" w:sz="4" w:space="4"/>
      </w:pBdr>
      <w:spacing w:before="24" w:after="24"/>
      <w:ind w:firstLine="480"/>
    </w:pPr>
    <w:rPr>
      <w:rFonts w:ascii="宋体"/>
    </w:rPr>
  </w:style>
  <w:style w:type="paragraph" w:customStyle="1" w:styleId="72">
    <w:name w:val="样式 z正文 + 首行缩进:  2 字符 段前: 0.1 行 段后: 0.1 行 方框: (单实线 红色  0.5 磅..."/>
    <w:basedOn w:val="37"/>
    <w:semiHidden/>
    <w:qFormat/>
    <w:uiPriority w:val="0"/>
    <w:pPr>
      <w:pBdr>
        <w:top w:val="single" w:color="FF0000" w:sz="4" w:space="1"/>
        <w:left w:val="single" w:color="FF0000" w:sz="4" w:space="4"/>
        <w:bottom w:val="single" w:color="FF0000" w:sz="4" w:space="1"/>
        <w:right w:val="single" w:color="FF0000" w:sz="4" w:space="4"/>
      </w:pBdr>
      <w:spacing w:before="24" w:after="24"/>
      <w:ind w:firstLine="480"/>
    </w:pPr>
  </w:style>
  <w:style w:type="paragraph" w:customStyle="1" w:styleId="73">
    <w:name w:val="样式 z正文 + 加粗 红色 图案: 清除 (浅青绿)"/>
    <w:basedOn w:val="37"/>
    <w:link w:val="74"/>
    <w:semiHidden/>
    <w:qFormat/>
    <w:uiPriority w:val="0"/>
    <w:rPr>
      <w:b/>
      <w:bCs/>
      <w:color w:val="FF0000"/>
      <w:shd w:val="clear" w:color="auto" w:fill="CCFFFF"/>
    </w:rPr>
  </w:style>
  <w:style w:type="character" w:customStyle="1" w:styleId="74">
    <w:name w:val="样式 z正文 + 加粗 红色 图案: 清除 (浅青绿) Char"/>
    <w:link w:val="73"/>
    <w:semiHidden/>
    <w:qFormat/>
    <w:uiPriority w:val="0"/>
    <w:rPr>
      <w:rFonts w:ascii="Times New Roman" w:hAnsi="Times New Roman" w:eastAsia="宋体" w:cs="宋体"/>
      <w:b/>
      <w:bCs/>
      <w:color w:val="FF0000"/>
      <w:sz w:val="24"/>
      <w:szCs w:val="20"/>
    </w:rPr>
  </w:style>
  <w:style w:type="paragraph" w:customStyle="1" w:styleId="75">
    <w:name w:val="样式 z正文 + 黑体 加粗 红色 居中 段前: 0.1 行 段后: 0.1 行"/>
    <w:basedOn w:val="37"/>
    <w:semiHidden/>
    <w:qFormat/>
    <w:uiPriority w:val="0"/>
    <w:pPr>
      <w:spacing w:before="24" w:after="24"/>
      <w:ind w:firstLine="0" w:firstLineChars="0"/>
      <w:jc w:val="center"/>
    </w:pPr>
    <w:rPr>
      <w:rFonts w:ascii="黑体" w:hAnsi="黑体" w:eastAsia="黑体"/>
      <w:b/>
      <w:bCs/>
      <w:color w:val="FF0000"/>
    </w:rPr>
  </w:style>
  <w:style w:type="paragraph" w:customStyle="1" w:styleId="76">
    <w:name w:val="样式 z正文 + 图案: 清除 (浅青绿)"/>
    <w:basedOn w:val="37"/>
    <w:link w:val="77"/>
    <w:semiHidden/>
    <w:qFormat/>
    <w:uiPriority w:val="0"/>
    <w:rPr>
      <w:shd w:val="clear" w:color="auto" w:fill="CCFFFF"/>
    </w:rPr>
  </w:style>
  <w:style w:type="character" w:customStyle="1" w:styleId="77">
    <w:name w:val="样式 z正文 + 图案: 清除 (浅青绿) Char"/>
    <w:link w:val="76"/>
    <w:semiHidden/>
    <w:qFormat/>
    <w:uiPriority w:val="0"/>
    <w:rPr>
      <w:rFonts w:ascii="Times New Roman" w:hAnsi="Times New Roman" w:eastAsia="宋体" w:cs="宋体"/>
      <w:sz w:val="24"/>
      <w:szCs w:val="20"/>
    </w:rPr>
  </w:style>
  <w:style w:type="paragraph" w:customStyle="1" w:styleId="78">
    <w:name w:val="样式 z正文 + 宋体 11 磅 黑色 段前: 0.1 行 段后: 0.1 行"/>
    <w:basedOn w:val="37"/>
    <w:semiHidden/>
    <w:qFormat/>
    <w:uiPriority w:val="0"/>
    <w:pPr>
      <w:spacing w:before="24" w:after="24"/>
      <w:ind w:firstLine="0" w:firstLineChars="0"/>
    </w:pPr>
    <w:rPr>
      <w:rFonts w:ascii="宋体"/>
      <w:color w:val="000000"/>
      <w:sz w:val="22"/>
    </w:rPr>
  </w:style>
  <w:style w:type="paragraph" w:customStyle="1" w:styleId="79">
    <w:name w:val="b图标题"/>
    <w:basedOn w:val="1"/>
    <w:next w:val="37"/>
    <w:qFormat/>
    <w:uiPriority w:val="0"/>
    <w:pPr>
      <w:widowControl w:val="0"/>
      <w:spacing w:beforeLines="50" w:afterLines="150" w:line="360" w:lineRule="auto"/>
      <w:jc w:val="center"/>
    </w:pPr>
    <w:rPr>
      <w:rFonts w:eastAsia="黑体"/>
      <w:b/>
      <w:kern w:val="2"/>
      <w:sz w:val="21"/>
      <w:szCs w:val="24"/>
    </w:rPr>
  </w:style>
  <w:style w:type="paragraph" w:customStyle="1" w:styleId="80">
    <w:name w:val="u图标题"/>
    <w:basedOn w:val="1"/>
    <w:next w:val="1"/>
    <w:semiHidden/>
    <w:qFormat/>
    <w:uiPriority w:val="0"/>
    <w:pPr>
      <w:widowControl w:val="0"/>
      <w:spacing w:beforeLines="50" w:afterLines="150" w:line="360" w:lineRule="auto"/>
      <w:jc w:val="center"/>
    </w:pPr>
    <w:rPr>
      <w:rFonts w:eastAsia="黑体"/>
      <w:b/>
      <w:kern w:val="2"/>
      <w:sz w:val="21"/>
      <w:szCs w:val="24"/>
    </w:rPr>
  </w:style>
  <w:style w:type="paragraph" w:customStyle="1" w:styleId="81">
    <w:name w:val="b表标题"/>
    <w:basedOn w:val="1"/>
    <w:next w:val="37"/>
    <w:qFormat/>
    <w:uiPriority w:val="0"/>
    <w:pPr>
      <w:widowControl w:val="0"/>
      <w:spacing w:beforeLines="150" w:afterLines="50" w:line="360" w:lineRule="auto"/>
      <w:jc w:val="center"/>
    </w:pPr>
    <w:rPr>
      <w:rFonts w:eastAsia="黑体"/>
      <w:b/>
      <w:kern w:val="2"/>
      <w:sz w:val="21"/>
      <w:szCs w:val="24"/>
    </w:rPr>
  </w:style>
  <w:style w:type="paragraph" w:customStyle="1" w:styleId="82">
    <w:name w:val="b脚注"/>
    <w:basedOn w:val="1"/>
    <w:qFormat/>
    <w:uiPriority w:val="0"/>
    <w:pPr>
      <w:widowControl w:val="0"/>
      <w:spacing w:before="100" w:beforeAutospacing="1" w:after="100" w:afterAutospacing="1"/>
      <w:jc w:val="both"/>
    </w:pPr>
    <w:rPr>
      <w:kern w:val="2"/>
      <w:sz w:val="21"/>
      <w:szCs w:val="24"/>
    </w:rPr>
  </w:style>
  <w:style w:type="character" w:customStyle="1" w:styleId="83">
    <w:name w:val="脚注文本 字符"/>
    <w:basedOn w:val="21"/>
    <w:link w:val="15"/>
    <w:semiHidden/>
    <w:qFormat/>
    <w:uiPriority w:val="0"/>
    <w:rPr>
      <w:rFonts w:ascii="Times New Roman" w:hAnsi="Times New Roman" w:eastAsia="宋体" w:cs="Times New Roman"/>
      <w:kern w:val="0"/>
      <w:sz w:val="18"/>
      <w:szCs w:val="18"/>
    </w:rPr>
  </w:style>
  <w:style w:type="character" w:customStyle="1" w:styleId="84">
    <w:name w:val="z题名页其他"/>
    <w:qFormat/>
    <w:uiPriority w:val="0"/>
    <w:rPr>
      <w:rFonts w:ascii="Times New Roman" w:hAnsi="Times New Roman" w:eastAsia="宋体"/>
      <w:sz w:val="21"/>
    </w:rPr>
  </w:style>
  <w:style w:type="paragraph" w:customStyle="1" w:styleId="85">
    <w:name w:val="b附录标题"/>
    <w:basedOn w:val="1"/>
    <w:next w:val="37"/>
    <w:qFormat/>
    <w:uiPriority w:val="0"/>
    <w:pPr>
      <w:keepNext/>
      <w:keepLines/>
      <w:pageBreakBefore/>
      <w:widowControl w:val="0"/>
      <w:numPr>
        <w:ilvl w:val="0"/>
        <w:numId w:val="3"/>
      </w:numPr>
      <w:tabs>
        <w:tab w:val="left" w:pos="1000"/>
        <w:tab w:val="clear" w:pos="907"/>
      </w:tabs>
      <w:spacing w:before="340" w:after="330" w:line="578" w:lineRule="auto"/>
      <w:outlineLvl w:val="0"/>
    </w:pPr>
    <w:rPr>
      <w:rFonts w:eastAsia="黑体"/>
      <w:b/>
      <w:bCs/>
      <w:kern w:val="44"/>
      <w:sz w:val="30"/>
      <w:szCs w:val="44"/>
    </w:rPr>
  </w:style>
  <w:style w:type="paragraph" w:customStyle="1" w:styleId="86">
    <w:name w:val="u正文"/>
    <w:basedOn w:val="1"/>
    <w:link w:val="87"/>
    <w:qFormat/>
    <w:uiPriority w:val="0"/>
    <w:pPr>
      <w:widowControl w:val="0"/>
      <w:spacing w:beforeLines="10" w:afterLines="10" w:line="312" w:lineRule="auto"/>
      <w:ind w:firstLine="200" w:firstLineChars="200"/>
      <w:jc w:val="both"/>
    </w:pPr>
    <w:rPr>
      <w:rFonts w:cs="宋体"/>
      <w:kern w:val="2"/>
      <w:sz w:val="24"/>
    </w:rPr>
  </w:style>
  <w:style w:type="character" w:customStyle="1" w:styleId="87">
    <w:name w:val="u正文 Char"/>
    <w:link w:val="86"/>
    <w:qFormat/>
    <w:uiPriority w:val="0"/>
    <w:rPr>
      <w:rFonts w:ascii="Times New Roman" w:hAnsi="Times New Roman" w:eastAsia="宋体" w:cs="宋体"/>
      <w:sz w:val="24"/>
      <w:szCs w:val="20"/>
    </w:rPr>
  </w:style>
  <w:style w:type="paragraph" w:customStyle="1" w:styleId="88">
    <w:name w:val="u标题 自动分页"/>
    <w:basedOn w:val="1"/>
    <w:next w:val="86"/>
    <w:qFormat/>
    <w:uiPriority w:val="0"/>
    <w:pPr>
      <w:keepNext/>
      <w:keepLines/>
      <w:pageBreakBefore/>
      <w:widowControl w:val="0"/>
      <w:spacing w:before="340" w:after="330" w:line="578" w:lineRule="auto"/>
      <w:jc w:val="center"/>
      <w:outlineLvl w:val="0"/>
    </w:pPr>
    <w:rPr>
      <w:rFonts w:eastAsia="黑体"/>
      <w:b/>
      <w:bCs/>
      <w:kern w:val="44"/>
      <w:sz w:val="30"/>
      <w:szCs w:val="44"/>
    </w:rPr>
  </w:style>
  <w:style w:type="paragraph" w:customStyle="1" w:styleId="89">
    <w:name w:val="b标题"/>
    <w:basedOn w:val="3"/>
    <w:next w:val="37"/>
    <w:link w:val="95"/>
    <w:qFormat/>
    <w:uiPriority w:val="0"/>
    <w:pPr>
      <w:widowControl w:val="0"/>
      <w:jc w:val="center"/>
    </w:pPr>
    <w:rPr>
      <w:rFonts w:eastAsia="黑体"/>
      <w:sz w:val="30"/>
    </w:rPr>
  </w:style>
  <w:style w:type="character" w:customStyle="1" w:styleId="90">
    <w:name w:val="c关键词"/>
    <w:qFormat/>
    <w:uiPriority w:val="0"/>
    <w:rPr>
      <w:rFonts w:ascii="Times New Roman" w:hAnsi="Times New Roman" w:eastAsia="黑体"/>
      <w:b/>
      <w:sz w:val="24"/>
    </w:rPr>
  </w:style>
  <w:style w:type="paragraph" w:customStyle="1" w:styleId="91">
    <w:name w:val="u标题 不入目录"/>
    <w:basedOn w:val="1"/>
    <w:qFormat/>
    <w:uiPriority w:val="0"/>
    <w:pPr>
      <w:widowControl w:val="0"/>
      <w:jc w:val="center"/>
    </w:pPr>
    <w:rPr>
      <w:rFonts w:eastAsia="黑体"/>
      <w:b/>
      <w:kern w:val="2"/>
      <w:sz w:val="30"/>
      <w:szCs w:val="30"/>
    </w:rPr>
  </w:style>
  <w:style w:type="character" w:customStyle="1" w:styleId="92">
    <w:name w:val="批注框文本 字符"/>
    <w:basedOn w:val="21"/>
    <w:link w:val="11"/>
    <w:semiHidden/>
    <w:qFormat/>
    <w:uiPriority w:val="99"/>
    <w:rPr>
      <w:rFonts w:ascii="Times New Roman" w:hAnsi="Times New Roman" w:eastAsia="宋体" w:cs="Times New Roman"/>
      <w:kern w:val="0"/>
      <w:sz w:val="18"/>
      <w:szCs w:val="18"/>
    </w:rPr>
  </w:style>
  <w:style w:type="paragraph" w:customStyle="1" w:styleId="93">
    <w:name w:val="b图表"/>
    <w:basedOn w:val="1"/>
    <w:qFormat/>
    <w:uiPriority w:val="0"/>
    <w:pPr>
      <w:spacing w:line="360" w:lineRule="auto"/>
      <w:jc w:val="center"/>
    </w:pPr>
    <w:rPr>
      <w:rFonts w:hint="eastAsia"/>
      <w:sz w:val="21"/>
      <w:szCs w:val="21"/>
    </w:rPr>
  </w:style>
  <w:style w:type="character" w:customStyle="1" w:styleId="94">
    <w:name w:val="b正文1级标题 Char"/>
    <w:link w:val="38"/>
    <w:qFormat/>
    <w:uiPriority w:val="0"/>
    <w:rPr>
      <w:rFonts w:eastAsia="黑体"/>
      <w:sz w:val="30"/>
    </w:rPr>
  </w:style>
  <w:style w:type="character" w:customStyle="1" w:styleId="95">
    <w:name w:val="b标题 Char"/>
    <w:link w:val="89"/>
    <w:qFormat/>
    <w:uiPriority w:val="0"/>
    <w:rPr>
      <w:rFonts w:eastAsia="黑体"/>
      <w:sz w:val="30"/>
    </w:rPr>
  </w:style>
  <w:style w:type="paragraph" w:customStyle="1" w:styleId="96">
    <w:name w:val="图文字"/>
    <w:basedOn w:val="1"/>
    <w:qFormat/>
    <w:uiPriority w:val="0"/>
    <w:pPr>
      <w:spacing w:before="120" w:after="120"/>
      <w:jc w:val="center"/>
    </w:pPr>
    <w:rPr>
      <w:sz w:val="21"/>
    </w:rPr>
  </w:style>
  <w:style w:type="paragraph" w:customStyle="1" w:styleId="97">
    <w:name w:val="11a表头"/>
    <w:basedOn w:val="1"/>
    <w:qFormat/>
    <w:uiPriority w:val="0"/>
    <w:pPr>
      <w:spacing w:line="400" w:lineRule="exact"/>
      <w:jc w:val="center"/>
    </w:pPr>
    <w:rPr>
      <w:sz w:val="21"/>
    </w:rPr>
  </w:style>
  <w:style w:type="paragraph" w:customStyle="1" w:styleId="98">
    <w:name w:val="Revision"/>
    <w:hidden/>
    <w:unhideWhenUsed/>
    <w:qFormat/>
    <w:uiPriority w:val="99"/>
    <w:rPr>
      <w:rFonts w:ascii="Times New Roman" w:hAnsi="Times New Roman" w:eastAsia="宋体" w:cs="Times New Roman"/>
      <w:lang w:val="en-US" w:eastAsia="zh-CN" w:bidi="ar-SA"/>
    </w:rPr>
  </w:style>
  <w:style w:type="character" w:customStyle="1" w:styleId="99">
    <w:name w:val="批注文字 字符"/>
    <w:basedOn w:val="21"/>
    <w:link w:val="8"/>
    <w:semiHidden/>
    <w:qFormat/>
    <w:uiPriority w:val="99"/>
  </w:style>
  <w:style w:type="character" w:customStyle="1" w:styleId="100">
    <w:name w:val="批注主题 字符"/>
    <w:basedOn w:val="99"/>
    <w:link w:val="18"/>
    <w:semiHidden/>
    <w:qFormat/>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7" Type="http://schemas.microsoft.com/office/2011/relationships/people" Target="people.xml"/><Relationship Id="rId46" Type="http://schemas.openxmlformats.org/officeDocument/2006/relationships/fontTable" Target="fontTable.xml"/><Relationship Id="rId45" Type="http://schemas.openxmlformats.org/officeDocument/2006/relationships/customXml" Target="../customXml/item2.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jpeg"/><Relationship Id="rId33" Type="http://schemas.openxmlformats.org/officeDocument/2006/relationships/image" Target="media/image19.jpeg"/><Relationship Id="rId32" Type="http://schemas.openxmlformats.org/officeDocument/2006/relationships/image" Target="media/image18.jpeg"/><Relationship Id="rId31" Type="http://schemas.openxmlformats.org/officeDocument/2006/relationships/image" Target="media/image17.jpeg"/><Relationship Id="rId30" Type="http://schemas.openxmlformats.org/officeDocument/2006/relationships/image" Target="media/image16.jpeg"/><Relationship Id="rId3" Type="http://schemas.openxmlformats.org/officeDocument/2006/relationships/header" Target="header1.xml"/><Relationship Id="rId29" Type="http://schemas.openxmlformats.org/officeDocument/2006/relationships/image" Target="media/image15.jpeg"/><Relationship Id="rId28" Type="http://schemas.openxmlformats.org/officeDocument/2006/relationships/image" Target="media/image14.jpeg"/><Relationship Id="rId27" Type="http://schemas.openxmlformats.org/officeDocument/2006/relationships/image" Target="media/image13.jpeg"/><Relationship Id="rId26" Type="http://schemas.openxmlformats.org/officeDocument/2006/relationships/image" Target="media/image12.jpeg"/><Relationship Id="rId25" Type="http://schemas.openxmlformats.org/officeDocument/2006/relationships/image" Target="media/image11.jpeg"/><Relationship Id="rId24" Type="http://schemas.openxmlformats.org/officeDocument/2006/relationships/image" Target="media/image10.jpeg"/><Relationship Id="rId23" Type="http://schemas.openxmlformats.org/officeDocument/2006/relationships/image" Target="media/image9.jpeg"/><Relationship Id="rId22" Type="http://schemas.openxmlformats.org/officeDocument/2006/relationships/image" Target="media/image8.jpeg"/><Relationship Id="rId21" Type="http://schemas.openxmlformats.org/officeDocument/2006/relationships/image" Target="media/image7.jpe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7.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834565-D896-4E53-8281-7042A1038347}">
  <ds:schemaRefs/>
</ds:datastoreItem>
</file>

<file path=docProps/app.xml><?xml version="1.0" encoding="utf-8"?>
<Properties xmlns="http://schemas.openxmlformats.org/officeDocument/2006/extended-properties" xmlns:vt="http://schemas.openxmlformats.org/officeDocument/2006/docPropsVTypes">
  <Template>Normal</Template>
  <Pages>43</Pages>
  <Words>12292</Words>
  <Characters>18048</Characters>
  <Lines>197</Lines>
  <Paragraphs>55</Paragraphs>
  <TotalTime>0</TotalTime>
  <ScaleCrop>false</ScaleCrop>
  <LinksUpToDate>false</LinksUpToDate>
  <CharactersWithSpaces>19062</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2019-10-24T12:47:00Z</dcterms:created>
  <dc:creator>yanwei chen</dc:creator>
  <cp:lastModifiedBy>幸运超级加倍</cp:lastModifiedBy>
  <cp:lastPrinted>2022-10-21T07:43:00Z</cp:lastPrinted>
  <dcterms:modified xsi:type="dcterms:W3CDTF">2025-07-17T06:50:36Z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E8929741F124425EA12115CD05615343</vt:lpwstr>
  </property>
  <property fmtid="{D5CDD505-2E9C-101B-9397-08002B2CF9AE}" pid="4" name="KSOTemplateDocerSaveRecord">
    <vt:lpwstr>eyJoZGlkIjoiZjljNmRiY2QxNDQyNmU2MTA5MTQ0NzY4MDc3NDE2NmMiLCJ1c2VySWQiOiI1MTMyODQ4OTUifQ==</vt:lpwstr>
  </property>
</Properties>
</file>